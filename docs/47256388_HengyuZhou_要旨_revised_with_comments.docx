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60" w:before="60" w:lineRule="auto"/>
        <w:jc w:val="center"/>
        <w:rPr/>
      </w:pPr>
      <w:r w:rsidDel="00000000" w:rsidR="00000000" w:rsidRPr="00000000">
        <w:rPr>
          <w:rFonts w:ascii="Yu Mincho" w:cs="Yu Mincho" w:eastAsia="Yu Mincho" w:hAnsi="Yu Mincho"/>
          <w:b w:val="1"/>
          <w:bCs w:val="1"/>
          <w:i w:val="0"/>
          <w:iCs w:val="0"/>
          <w:sz w:val="22"/>
          <w:szCs w:val="22"/>
          <w:rtl w:val="0"/>
        </w:rPr>
        <w:t xml:space="preserve">論文内容の要旨</w:t>
      </w:r>
      <w:r w:rsidDel="00000000" w:rsidR="00000000" w:rsidRPr="00000000">
        <w:rPr>
          <w:rtl w:val="0"/>
        </w:rPr>
      </w:r>
    </w:p>
    <w:p w:rsidR="00000000" w:rsidDel="00000000" w:rsidP="00000000" w:rsidRDefault="00000000" w:rsidRPr="00000000" w14:paraId="00000002">
      <w:pPr>
        <w:keepNext w:val="0"/>
        <w:keepLines w:val="0"/>
        <w:pageBreakBefore w:val="0"/>
        <w:widowControl w:val="1"/>
        <w:spacing w:after="60" w:before="60" w:lineRule="auto"/>
        <w:jc w:val="center"/>
        <w:rPr/>
      </w:pPr>
      <w:r w:rsidDel="00000000" w:rsidR="00000000" w:rsidRPr="00000000">
        <w:rPr>
          <w:b w:val="0"/>
          <w:bCs w:val="0"/>
          <w:i w:val="0"/>
          <w:iCs w:val="0"/>
          <w:sz w:val="20"/>
          <w:szCs w:val="20"/>
          <w:rtl w:val="0"/>
        </w:rPr>
        <w:t xml:space="preserve">Optimizing Annotation Guideline Refinements for LLM-Based Annotation</w:t>
      </w:r>
      <w:r w:rsidDel="00000000" w:rsidR="00000000" w:rsidRPr="00000000">
        <w:rPr>
          <w:rtl w:val="0"/>
        </w:rPr>
      </w:r>
    </w:p>
    <w:p w:rsidR="00000000" w:rsidDel="00000000" w:rsidP="00000000" w:rsidRDefault="00000000" w:rsidRPr="00000000" w14:paraId="00000003">
      <w:pPr>
        <w:keepNext w:val="0"/>
        <w:keepLines w:val="0"/>
        <w:pageBreakBefore w:val="0"/>
        <w:widowControl w:val="1"/>
        <w:spacing w:after="60" w:before="60" w:lineRule="auto"/>
        <w:jc w:val="center"/>
        <w:rPr>
          <w:rFonts w:ascii="Yu Mincho" w:cs="Yu Mincho" w:eastAsia="Yu Mincho" w:hAnsi="Yu Mincho"/>
        </w:rPr>
      </w:pPr>
      <w:r w:rsidDel="00000000" w:rsidR="00000000" w:rsidRPr="00000000">
        <w:rPr>
          <w:rFonts w:ascii="Yu Mincho" w:cs="Yu Mincho" w:eastAsia="Yu Mincho" w:hAnsi="Yu Mincho"/>
          <w:b w:val="0"/>
          <w:bCs w:val="0"/>
          <w:i w:val="0"/>
          <w:iCs w:val="0"/>
          <w:sz w:val="20"/>
          <w:szCs w:val="20"/>
          <w:rtl w:val="0"/>
        </w:rPr>
        <w:t xml:space="preserve">　（LLMによるアノテーションに向けたガイドライン改善の最適化）</w:t>
      </w:r>
      <w:r w:rsidDel="00000000" w:rsidR="00000000" w:rsidRPr="00000000">
        <w:rPr>
          <w:rtl w:val="0"/>
        </w:rPr>
      </w:r>
    </w:p>
    <w:p w:rsidR="00000000" w:rsidDel="00000000" w:rsidP="00000000" w:rsidRDefault="00000000" w:rsidRPr="00000000" w14:paraId="00000004">
      <w:pPr>
        <w:keepNext w:val="0"/>
        <w:keepLines w:val="0"/>
        <w:pageBreakBefore w:val="0"/>
        <w:widowControl w:val="1"/>
        <w:spacing w:after="60" w:before="60" w:lineRule="auto"/>
        <w:jc w:val="center"/>
        <w:rPr/>
      </w:pPr>
      <w:r w:rsidDel="00000000" w:rsidR="00000000" w:rsidRPr="00000000">
        <w:rPr>
          <w:b w:val="0"/>
          <w:bCs w:val="0"/>
          <w:i w:val="0"/>
          <w:iCs w:val="0"/>
          <w:sz w:val="20"/>
          <w:szCs w:val="20"/>
          <w:rtl w:val="0"/>
        </w:rPr>
        <w:t xml:space="preserve">Hengyu Zhou</w:t>
      </w:r>
      <w:r w:rsidDel="00000000" w:rsidR="00000000" w:rsidRPr="00000000">
        <w:rPr>
          <w:rtl w:val="0"/>
        </w:rPr>
      </w:r>
    </w:p>
    <w:p w:rsidR="00000000" w:rsidDel="00000000" w:rsidP="00000000" w:rsidRDefault="00000000" w:rsidRPr="00000000" w14:paraId="00000005">
      <w:pPr>
        <w:keepNext w:val="0"/>
        <w:keepLines w:val="0"/>
        <w:pageBreakBefore w:val="0"/>
        <w:widowControl w:val="1"/>
        <w:spacing w:after="120" w:lineRule="auto"/>
        <w:jc w:val="left"/>
        <w:rPr/>
      </w:pPr>
      <w:r w:rsidDel="00000000" w:rsidR="00000000" w:rsidRPr="00000000">
        <w:rPr>
          <w:b w:val="1"/>
          <w:bCs w:val="1"/>
          <w:i w:val="0"/>
          <w:iCs w:val="0"/>
          <w:sz w:val="20"/>
          <w:szCs w:val="20"/>
          <w:rtl w:val="0"/>
        </w:rPr>
        <w:t xml:space="preserve">1. Introduction</w:t>
      </w:r>
      <w:r w:rsidDel="00000000" w:rsidR="00000000" w:rsidRPr="00000000">
        <w:rPr>
          <w:rtl w:val="0"/>
        </w:rPr>
      </w:r>
    </w:p>
    <w:p w:rsidR="00000000" w:rsidDel="00000000" w:rsidP="00000000" w:rsidRDefault="00000000" w:rsidRPr="00000000" w14:paraId="00000006">
      <w:pPr>
        <w:spacing w:after="80" w:lineRule="auto"/>
        <w:jc w:val="both"/>
        <w:rPr>
          <w:rFonts w:ascii="Times New Roman" w:cs="Times New Roman" w:eastAsia="Times New Roman" w:hAnsi="Times New Roman"/>
          <w:b w:val="0"/>
          <w:bCs w:val="0"/>
          <w:i w:val="0"/>
          <w:iCs w:val="0"/>
          <w:sz w:val="20"/>
          <w:szCs w:val="20"/>
        </w:rPr>
      </w:pPr>
      <w:r w:rsidDel="00000000" w:rsidR="00000000" w:rsidRPr="00000000">
        <w:rPr>
          <w:rFonts w:ascii="Times New Roman" w:cs="Times New Roman" w:eastAsia="Times New Roman" w:hAnsi="Times New Roman"/>
          <w:b w:val="0"/>
          <w:bCs w:val="0"/>
          <w:i w:val="0"/>
          <w:iCs w:val="0"/>
          <w:sz w:val="20"/>
          <w:szCs w:val="20"/>
          <w:rtl w:val="0"/>
        </w:rPr>
        <w:t xml:space="preserve">Text annotation </w:t>
      </w:r>
      <w:sdt>
        <w:sdtPr>
          <w:id w:val="1228561675"/>
          <w:tag w:val="goog_rdk_0"/>
        </w:sdtPr>
        <w:sdtContent>
          <w:ins w:author="Susumu Goto" w:id="0" w:date="2026-08-28T01:34:22Z"/>
          <w:sdt>
            <w:sdtPr>
              <w:id w:val="-1619493744"/>
              <w:tag w:val="goog_rdk_1"/>
            </w:sdtPr>
            <w:sdtContent>
              <w:ins w:author="Susumu Goto" w:id="0" w:date="2026-08-28T01:34:22Z">
                <w:r w:rsidDel="00000000" w:rsidR="00000000" w:rsidRPr="00000000">
                  <w:rPr>
                    <w:rtl w:val="0"/>
                    <w:rPrChange w:author="Susumu Goto" w:id="1" w:date="2026-08-28T01:34:22Z">
                      <w:rPr>
                        <w:rFonts w:ascii="Times New Roman" w:cs="Times New Roman" w:eastAsia="Times New Roman" w:hAnsi="Times New Roman"/>
                        <w:b w:val="0"/>
                        <w:bCs w:val="0"/>
                        <w:i w:val="0"/>
                        <w:iCs w:val="0"/>
                        <w:sz w:val="20"/>
                        <w:szCs w:val="20"/>
                      </w:rPr>
                    </w:rPrChange>
                  </w:rPr>
                  <w:t xml:space="preserve">such as</w:t>
                </w:r>
              </w:ins>
            </w:sdtContent>
          </w:sdt>
          <w:ins w:author="Susumu Goto" w:id="0" w:date="2026-08-28T01:34:22Z"/>
        </w:sdtContent>
      </w:sdt>
      <w:sdt>
        <w:sdtPr>
          <w:id w:val="252356495"/>
          <w:tag w:val="goog_rdk_2"/>
        </w:sdtPr>
        <w:sdtContent>
          <w:del w:author="Susumu Goto" w:id="0" w:date="2026-08-28T01:34:22Z"/>
          <w:sdt>
            <w:sdtPr>
              <w:id w:val="-521620272"/>
              <w:tag w:val="goog_rdk_3"/>
            </w:sdtPr>
            <w:sdtContent>
              <w:del w:author="Susumu Goto" w:id="0" w:date="2026-08-28T01:34:22Z">
                <w:r w:rsidDel="00000000" w:rsidR="00000000" w:rsidRPr="00000000">
                  <w:rPr>
                    <w:rtl w:val="0"/>
                    <w:rPrChange w:author="Susumu Goto" w:id="1" w:date="2026-08-28T01:34:22Z">
                      <w:rPr>
                        <w:rFonts w:ascii="Times New Roman" w:cs="Times New Roman" w:eastAsia="Times New Roman" w:hAnsi="Times New Roman"/>
                        <w:b w:val="0"/>
                        <w:bCs w:val="0"/>
                        <w:i w:val="0"/>
                        <w:iCs w:val="0"/>
                        <w:sz w:val="20"/>
                        <w:szCs w:val="20"/>
                      </w:rPr>
                    </w:rPrChange>
                  </w:rPr>
                  <w:delText xml:space="preserve">for</w:delText>
                </w:r>
              </w:del>
            </w:sdtContent>
          </w:sdt>
          <w:del w:author="Susumu Goto" w:id="0" w:date="2026-08-28T01:34:22Z"/>
        </w:sdtContent>
      </w:sdt>
      <w:r w:rsidDel="00000000" w:rsidR="00000000" w:rsidRPr="00000000">
        <w:rPr>
          <w:rFonts w:ascii="Times New Roman" w:cs="Times New Roman" w:eastAsia="Times New Roman" w:hAnsi="Times New Roman"/>
          <w:b w:val="0"/>
          <w:bCs w:val="0"/>
          <w:i w:val="0"/>
          <w:iCs w:val="0"/>
          <w:sz w:val="20"/>
          <w:szCs w:val="20"/>
          <w:rtl w:val="0"/>
        </w:rPr>
        <w:t xml:space="preserve"> biomedical named entity recognition (NER) follows annotation guidelines, the concrete labeling rules </w:t>
      </w:r>
      <w:sdt>
        <w:sdtPr>
          <w:id w:val="-1042554107"/>
          <w:tag w:val="goog_rdk_4"/>
        </w:sdtPr>
        <w:sdtContent>
          <w:ins w:author="Susumu Goto" w:id="2" w:date="2026-08-28T01:36:54Z"/>
          <w:sdt>
            <w:sdtPr>
              <w:id w:val="-1326407127"/>
              <w:tag w:val="goog_rdk_5"/>
            </w:sdtPr>
            <w:sdtContent>
              <w:ins w:author="Susumu Goto" w:id="2" w:date="2026-08-28T01:36:54Z">
                <w:r w:rsidDel="00000000" w:rsidR="00000000" w:rsidRPr="00000000">
                  <w:rPr>
                    <w:rtl w:val="0"/>
                    <w:rPrChange w:author="Susumu Goto" w:id="3" w:date="2026-08-28T01:36:54Z">
                      <w:rPr>
                        <w:rFonts w:ascii="Times New Roman" w:cs="Times New Roman" w:eastAsia="Times New Roman" w:hAnsi="Times New Roman"/>
                        <w:b w:val="0"/>
                        <w:bCs w:val="0"/>
                        <w:i w:val="0"/>
                        <w:iCs w:val="0"/>
                        <w:sz w:val="20"/>
                        <w:szCs w:val="20"/>
                      </w:rPr>
                    </w:rPrChange>
                  </w:rPr>
                  <w:t xml:space="preserve">for</w:t>
                </w:r>
              </w:ins>
            </w:sdtContent>
          </w:sdt>
          <w:ins w:author="Susumu Goto" w:id="2" w:date="2026-08-28T01:36:54Z"/>
        </w:sdtContent>
      </w:sdt>
      <w:sdt>
        <w:sdtPr>
          <w:id w:val="1875249275"/>
          <w:tag w:val="goog_rdk_6"/>
        </w:sdtPr>
        <w:sdtContent>
          <w:del w:author="Susumu Goto" w:id="2" w:date="2026-08-28T01:36:54Z"/>
          <w:sdt>
            <w:sdtPr>
              <w:id w:val="1808704982"/>
              <w:tag w:val="goog_rdk_7"/>
            </w:sdtPr>
            <w:sdtContent>
              <w:del w:author="Susumu Goto" w:id="2" w:date="2026-08-28T01:36:54Z">
                <w:r w:rsidDel="00000000" w:rsidR="00000000" w:rsidRPr="00000000">
                  <w:rPr>
                    <w:rtl w:val="0"/>
                    <w:rPrChange w:author="Susumu Goto" w:id="3" w:date="2026-08-28T01:36:54Z">
                      <w:rPr>
                        <w:rFonts w:ascii="Times New Roman" w:cs="Times New Roman" w:eastAsia="Times New Roman" w:hAnsi="Times New Roman"/>
                        <w:b w:val="0"/>
                        <w:bCs w:val="0"/>
                        <w:i w:val="0"/>
                        <w:iCs w:val="0"/>
                        <w:sz w:val="20"/>
                        <w:szCs w:val="20"/>
                      </w:rPr>
                    </w:rPrChange>
                  </w:rPr>
                  <w:delText xml:space="preserve">that regulate</w:delText>
                </w:r>
              </w:del>
            </w:sdtContent>
          </w:sdt>
          <w:del w:author="Susumu Goto" w:id="2" w:date="2026-08-28T01:36:54Z"/>
        </w:sdtContent>
      </w:sdt>
      <w:r w:rsidDel="00000000" w:rsidR="00000000" w:rsidRPr="00000000">
        <w:rPr>
          <w:rFonts w:ascii="Times New Roman" w:cs="Times New Roman" w:eastAsia="Times New Roman" w:hAnsi="Times New Roman"/>
          <w:b w:val="0"/>
          <w:bCs w:val="0"/>
          <w:i w:val="0"/>
          <w:iCs w:val="0"/>
          <w:sz w:val="20"/>
          <w:szCs w:val="20"/>
          <w:rtl w:val="0"/>
        </w:rPr>
        <w:t xml:space="preserve"> human annotators. </w:t>
      </w:r>
      <w:sdt>
        <w:sdtPr>
          <w:id w:val="61064421"/>
          <w:tag w:val="goog_rdk_8"/>
        </w:sdtPr>
        <w:sdtContent>
          <w:ins w:author="Susumu Goto" w:id="4" w:date="2026-08-28T01:45:43Z"/>
          <w:sdt>
            <w:sdtPr>
              <w:id w:val="982297335"/>
              <w:tag w:val="goog_rdk_9"/>
            </w:sdtPr>
            <w:sdtContent>
              <w:ins w:author="Susumu Goto" w:id="4" w:date="2026-08-28T01:45:43Z">
                <w:r w:rsidDel="00000000" w:rsidR="00000000" w:rsidRPr="00000000">
                  <w:rPr>
                    <w:rtl w:val="0"/>
                    <w:rPrChange w:author="Susumu Goto" w:id="5" w:date="2026-08-28T01:45:43Z">
                      <w:rPr>
                        <w:rFonts w:ascii="Times New Roman" w:cs="Times New Roman" w:eastAsia="Times New Roman" w:hAnsi="Times New Roman"/>
                        <w:b w:val="0"/>
                        <w:bCs w:val="0"/>
                        <w:i w:val="0"/>
                        <w:iCs w:val="0"/>
                        <w:sz w:val="20"/>
                        <w:szCs w:val="20"/>
                      </w:rPr>
                    </w:rPrChange>
                  </w:rPr>
                  <w:t xml:space="preserve">The human</w:t>
                </w:r>
              </w:ins>
            </w:sdtContent>
          </w:sdt>
          <w:ins w:author="Susumu Goto" w:id="4" w:date="2026-08-28T01:45:43Z"/>
        </w:sdtContent>
      </w:sdt>
      <w:sdt>
        <w:sdtPr>
          <w:id w:val="-792974774"/>
          <w:tag w:val="goog_rdk_10"/>
        </w:sdtPr>
        <w:sdtContent>
          <w:del w:author="Susumu Goto" w:id="4" w:date="2026-08-28T01:45:43Z"/>
          <w:sdt>
            <w:sdtPr>
              <w:id w:val="-2115805201"/>
              <w:tag w:val="goog_rdk_11"/>
            </w:sdtPr>
            <w:sdtContent>
              <w:del w:author="Susumu Goto" w:id="4" w:date="2026-08-28T01:45:43Z">
                <w:r w:rsidDel="00000000" w:rsidR="00000000" w:rsidRPr="00000000">
                  <w:rPr>
                    <w:rtl w:val="0"/>
                    <w:rPrChange w:author="Susumu Goto" w:id="5" w:date="2026-08-28T01:45:43Z">
                      <w:rPr>
                        <w:rFonts w:ascii="Times New Roman" w:cs="Times New Roman" w:eastAsia="Times New Roman" w:hAnsi="Times New Roman"/>
                        <w:b w:val="0"/>
                        <w:bCs w:val="0"/>
                        <w:i w:val="0"/>
                        <w:iCs w:val="0"/>
                        <w:sz w:val="20"/>
                        <w:szCs w:val="20"/>
                      </w:rPr>
                    </w:rPrChange>
                  </w:rPr>
                  <w:delText xml:space="preserve">Human</w:delText>
                </w:r>
              </w:del>
            </w:sdtContent>
          </w:sdt>
          <w:del w:author="Susumu Goto" w:id="4" w:date="2026-08-28T01:45:43Z"/>
        </w:sdtContent>
      </w:sdt>
      <w:r w:rsidDel="00000000" w:rsidR="00000000" w:rsidRPr="00000000">
        <w:rPr>
          <w:rFonts w:ascii="Times New Roman" w:cs="Times New Roman" w:eastAsia="Times New Roman" w:hAnsi="Times New Roman"/>
          <w:b w:val="0"/>
          <w:bCs w:val="0"/>
          <w:i w:val="0"/>
          <w:iCs w:val="0"/>
          <w:sz w:val="20"/>
          <w:szCs w:val="20"/>
          <w:rtl w:val="0"/>
        </w:rPr>
        <w:t xml:space="preserve"> annotation</w:t>
      </w:r>
      <w:sdt>
        <w:sdtPr>
          <w:id w:val="-1346447983"/>
          <w:tag w:val="goog_rdk_12"/>
        </w:sdtPr>
        <w:sdtContent>
          <w:ins w:author="Susumu Goto" w:id="6" w:date="2026-08-28T01:45:32Z">
            <w:r w:rsidDel="00000000" w:rsidR="00000000" w:rsidRPr="00000000">
              <w:rPr>
                <w:rFonts w:ascii="Times New Roman" w:cs="Times New Roman" w:eastAsia="Times New Roman" w:hAnsi="Times New Roman"/>
                <w:b w:val="0"/>
                <w:bCs w:val="0"/>
                <w:i w:val="0"/>
                <w:iCs w:val="0"/>
                <w:sz w:val="20"/>
                <w:szCs w:val="20"/>
                <w:rtl w:val="0"/>
              </w:rPr>
              <w:t xml:space="preserve"> process</w:t>
            </w:r>
          </w:ins>
        </w:sdtContent>
      </w:sdt>
      <w:r w:rsidDel="00000000" w:rsidR="00000000" w:rsidRPr="00000000">
        <w:rPr>
          <w:rFonts w:ascii="Times New Roman" w:cs="Times New Roman" w:eastAsia="Times New Roman" w:hAnsi="Times New Roman"/>
          <w:b w:val="0"/>
          <w:bCs w:val="0"/>
          <w:i w:val="0"/>
          <w:iCs w:val="0"/>
          <w:sz w:val="20"/>
          <w:szCs w:val="20"/>
          <w:rtl w:val="0"/>
        </w:rPr>
        <w:t xml:space="preserve"> is slow and expensive, so transferring the guidelines to an LLM is an attractive alternative. But no written guideline</w:t>
      </w:r>
      <w:sdt>
        <w:sdtPr>
          <w:id w:val="-55044904"/>
          <w:tag w:val="goog_rdk_13"/>
        </w:sdtPr>
        <w:sdtContent>
          <w:ins w:author="Susumu Goto" w:id="7" w:date="2026-08-28T01:39:11Z">
            <w:r w:rsidDel="00000000" w:rsidR="00000000" w:rsidRPr="00000000">
              <w:rPr>
                <w:rFonts w:ascii="Times New Roman" w:cs="Times New Roman" w:eastAsia="Times New Roman" w:hAnsi="Times New Roman"/>
                <w:b w:val="0"/>
                <w:bCs w:val="0"/>
                <w:i w:val="0"/>
                <w:iCs w:val="0"/>
                <w:sz w:val="20"/>
                <w:szCs w:val="20"/>
                <w:rtl w:val="0"/>
              </w:rPr>
              <w:t xml:space="preserve">s</w:t>
            </w:r>
          </w:ins>
        </w:sdtContent>
      </w:sdt>
      <w:r w:rsidDel="00000000" w:rsidR="00000000" w:rsidRPr="00000000">
        <w:rPr>
          <w:rFonts w:ascii="Times New Roman" w:cs="Times New Roman" w:eastAsia="Times New Roman" w:hAnsi="Times New Roman"/>
          <w:b w:val="0"/>
          <w:bCs w:val="0"/>
          <w:i w:val="0"/>
          <w:iCs w:val="0"/>
          <w:sz w:val="20"/>
          <w:szCs w:val="20"/>
          <w:rtl w:val="0"/>
        </w:rPr>
        <w:t xml:space="preserve"> can state every case, and </w:t>
      </w:r>
      <w:sdt>
        <w:sdtPr>
          <w:id w:val="546829603"/>
          <w:tag w:val="goog_rdk_14"/>
        </w:sdtPr>
        <w:sdtContent>
          <w:ins w:author="Susumu Goto" w:id="8" w:date="2026-08-28T01:47:06Z"/>
          <w:sdt>
            <w:sdtPr>
              <w:id w:val="-1714207773"/>
              <w:tag w:val="goog_rdk_15"/>
            </w:sdtPr>
            <w:sdtContent>
              <w:ins w:author="Susumu Goto" w:id="8" w:date="2026-08-28T01:47:06Z">
                <w:r w:rsidDel="00000000" w:rsidR="00000000" w:rsidRPr="00000000">
                  <w:rPr>
                    <w:rtl w:val="0"/>
                    <w:rPrChange w:author="Susumu Goto" w:id="9" w:date="2026-08-28T01:47:06Z">
                      <w:rPr>
                        <w:rFonts w:ascii="Times New Roman" w:cs="Times New Roman" w:eastAsia="Times New Roman" w:hAnsi="Times New Roman"/>
                        <w:b w:val="0"/>
                        <w:bCs w:val="0"/>
                        <w:i w:val="0"/>
                        <w:iCs w:val="0"/>
                        <w:sz w:val="20"/>
                        <w:szCs w:val="20"/>
                      </w:rPr>
                    </w:rPrChange>
                  </w:rPr>
                  <w:t xml:space="preserve">they often fail to clearly describe</w:t>
                </w:r>
              </w:ins>
            </w:sdtContent>
          </w:sdt>
          <w:ins w:author="Susumu Goto" w:id="8" w:date="2026-08-28T01:47:06Z"/>
        </w:sdtContent>
      </w:sdt>
      <w:sdt>
        <w:sdtPr>
          <w:id w:val="-854338979"/>
          <w:tag w:val="goog_rdk_16"/>
        </w:sdtPr>
        <w:sdtContent>
          <w:del w:author="Susumu Goto" w:id="8" w:date="2026-08-28T01:47:06Z">
            <w:r w:rsidDel="00000000" w:rsidR="00000000" w:rsidRPr="00000000">
              <w:rPr>
                <w:rFonts w:ascii="Times New Roman" w:cs="Times New Roman" w:eastAsia="Times New Roman" w:hAnsi="Times New Roman"/>
                <w:b w:val="0"/>
                <w:bCs w:val="0"/>
                <w:i w:val="0"/>
                <w:iCs w:val="0"/>
                <w:sz w:val="20"/>
                <w:szCs w:val="20"/>
                <w:rtl w:val="0"/>
              </w:rPr>
              <w:delText xml:space="preserve">gaps remain in</w:delText>
            </w:r>
          </w:del>
        </w:sdtContent>
      </w:sdt>
      <w:r w:rsidDel="00000000" w:rsidR="00000000" w:rsidRPr="00000000">
        <w:rPr>
          <w:rFonts w:ascii="Times New Roman" w:cs="Times New Roman" w:eastAsia="Times New Roman" w:hAnsi="Times New Roman"/>
          <w:b w:val="0"/>
          <w:bCs w:val="0"/>
          <w:i w:val="0"/>
          <w:iCs w:val="0"/>
          <w:sz w:val="20"/>
          <w:szCs w:val="20"/>
          <w:rtl w:val="0"/>
        </w:rPr>
        <w:t xml:space="preserve"> </w:t>
      </w:r>
      <w:sdt>
        <w:sdtPr>
          <w:id w:val="30016195"/>
          <w:tag w:val="goog_rdk_17"/>
        </w:sdtPr>
        <w:sdtContent>
          <w:ins w:author="Susumu Goto" w:id="10" w:date="2026-08-28T01:52:52Z">
            <w:r w:rsidDel="00000000" w:rsidR="00000000" w:rsidRPr="00000000">
              <w:rPr>
                <w:rFonts w:ascii="Times New Roman" w:cs="Times New Roman" w:eastAsia="Times New Roman" w:hAnsi="Times New Roman"/>
                <w:b w:val="0"/>
                <w:bCs w:val="0"/>
                <w:i w:val="0"/>
                <w:iCs w:val="0"/>
                <w:sz w:val="20"/>
                <w:szCs w:val="20"/>
                <w:rtl w:val="0"/>
              </w:rPr>
              <w:t xml:space="preserve">an </w:t>
            </w:r>
          </w:ins>
        </w:sdtContent>
      </w:sdt>
      <w:r w:rsidDel="00000000" w:rsidR="00000000" w:rsidRPr="00000000">
        <w:rPr>
          <w:rFonts w:ascii="Times New Roman" w:cs="Times New Roman" w:eastAsia="Times New Roman" w:hAnsi="Times New Roman"/>
          <w:b w:val="0"/>
          <w:bCs w:val="0"/>
          <w:i w:val="0"/>
          <w:iCs w:val="0"/>
          <w:sz w:val="20"/>
          <w:szCs w:val="20"/>
          <w:rtl w:val="0"/>
        </w:rPr>
        <w:t xml:space="preserve">entity</w:t>
      </w:r>
      <w:sdt>
        <w:sdtPr>
          <w:id w:val="-1650474932"/>
          <w:tag w:val="goog_rdk_18"/>
        </w:sdtPr>
        <w:sdtContent>
          <w:ins w:author="Susumu Goto" w:id="11" w:date="2026-08-28T01:52:41Z"/>
          <w:sdt>
            <w:sdtPr>
              <w:id w:val="-1997215737"/>
              <w:tag w:val="goog_rdk_19"/>
            </w:sdtPr>
            <w:sdtContent>
              <w:ins w:author="Susumu Goto" w:id="11" w:date="2026-08-28T01:52:41Z">
                <w:r w:rsidDel="00000000" w:rsidR="00000000" w:rsidRPr="00000000">
                  <w:rPr>
                    <w:rtl w:val="0"/>
                    <w:rPrChange w:author="Susumu Goto" w:id="12" w:date="2026-08-28T01:52:41Z">
                      <w:rPr>
                        <w:rFonts w:ascii="Times New Roman" w:cs="Times New Roman" w:eastAsia="Times New Roman" w:hAnsi="Times New Roman"/>
                        <w:b w:val="0"/>
                        <w:bCs w:val="0"/>
                        <w:i w:val="0"/>
                        <w:iCs w:val="0"/>
                        <w:sz w:val="20"/>
                        <w:szCs w:val="20"/>
                      </w:rPr>
                    </w:rPrChange>
                  </w:rPr>
                  <w:t xml:space="preserve">’s</w:t>
                </w:r>
              </w:ins>
            </w:sdtContent>
          </w:sdt>
          <w:ins w:author="Susumu Goto" w:id="11" w:date="2026-08-28T01:52:41Z"/>
        </w:sdtContent>
      </w:sdt>
      <w:r w:rsidDel="00000000" w:rsidR="00000000" w:rsidRPr="00000000">
        <w:rPr>
          <w:rFonts w:ascii="Times New Roman" w:cs="Times New Roman" w:eastAsia="Times New Roman" w:hAnsi="Times New Roman"/>
          <w:b w:val="0"/>
          <w:bCs w:val="0"/>
          <w:i w:val="0"/>
          <w:iCs w:val="0"/>
          <w:sz w:val="20"/>
          <w:szCs w:val="20"/>
          <w:rtl w:val="0"/>
        </w:rPr>
        <w:t xml:space="preserve"> scope, gray-zone cases, and span boundaries. </w:t>
      </w:r>
      <w:sdt>
        <w:sdtPr>
          <w:id w:val="-1108306859"/>
          <w:tag w:val="goog_rdk_20"/>
        </w:sdtPr>
        <w:sdtContent>
          <w:commentRangeStart w:id="0"/>
        </w:sdtContent>
      </w:sdt>
      <w:r w:rsidDel="00000000" w:rsidR="00000000" w:rsidRPr="00000000">
        <w:rPr>
          <w:rFonts w:ascii="Times New Roman" w:cs="Times New Roman" w:eastAsia="Times New Roman" w:hAnsi="Times New Roman"/>
          <w:b w:val="0"/>
          <w:bCs w:val="0"/>
          <w:i w:val="0"/>
          <w:iCs w:val="0"/>
          <w:sz w:val="20"/>
          <w:szCs w:val="20"/>
          <w:rtl w:val="0"/>
        </w:rPr>
        <w:t xml:space="preserve">Human annotators </w:t>
      </w:r>
      <w:sdt>
        <w:sdtPr>
          <w:id w:val="1441997122"/>
          <w:tag w:val="goog_rdk_21"/>
        </w:sdtPr>
        <w:sdtContent>
          <w:ins w:author="Susumu Goto" w:id="13" w:date="2026-08-28T01:57:45Z"/>
          <w:sdt>
            <w:sdtPr>
              <w:id w:val="1093996030"/>
              <w:tag w:val="goog_rdk_22"/>
            </w:sdtPr>
            <w:sdtContent>
              <w:ins w:author="Susumu Goto" w:id="13" w:date="2026-08-28T01:57:45Z">
                <w:r w:rsidDel="00000000" w:rsidR="00000000" w:rsidRPr="00000000">
                  <w:rPr>
                    <w:rtl w:val="0"/>
                    <w:rPrChange w:author="Susumu Goto" w:id="14" w:date="2026-08-28T01:57:45Z">
                      <w:rPr>
                        <w:rFonts w:ascii="Times New Roman" w:cs="Times New Roman" w:eastAsia="Times New Roman" w:hAnsi="Times New Roman"/>
                        <w:b w:val="0"/>
                        <w:bCs w:val="0"/>
                        <w:i w:val="0"/>
                        <w:iCs w:val="0"/>
                        <w:sz w:val="20"/>
                        <w:szCs w:val="20"/>
                      </w:rPr>
                    </w:rPrChange>
                  </w:rPr>
                  <w:t xml:space="preserve">can usually handle this incompleteness by their </w:t>
                </w:r>
              </w:ins>
            </w:sdtContent>
          </w:sdt>
          <w:ins w:author="Susumu Goto" w:id="13" w:date="2026-08-28T01:57:45Z">
            <w:sdt>
              <w:sdtPr>
                <w:id w:val="-941570930"/>
                <w:tag w:val="goog_rdk_23"/>
              </w:sdtPr>
              <w:sdtContent>
                <w:r w:rsidDel="00000000" w:rsidR="00000000" w:rsidRPr="00000000">
                  <w:rPr>
                    <w:rtl w:val="0"/>
                    <w:rPrChange w:author="Susumu Goto" w:id="14" w:date="2026-08-28T01:57:45Z">
                      <w:rPr>
                        <w:rFonts w:ascii="Times New Roman" w:cs="Times New Roman" w:eastAsia="Times New Roman" w:hAnsi="Times New Roman"/>
                        <w:b w:val="0"/>
                        <w:bCs w:val="0"/>
                        <w:i w:val="0"/>
                        <w:iCs w:val="0"/>
                        <w:sz w:val="20"/>
                        <w:szCs w:val="20"/>
                      </w:rPr>
                    </w:rPrChange>
                  </w:rPr>
                  <w:t xml:space="preserve">implicit</w:t>
                </w:r>
              </w:sdtContent>
            </w:sdt>
            <w:sdt>
              <w:sdtPr>
                <w:id w:val="-16986193"/>
                <w:tag w:val="goog_rdk_24"/>
              </w:sdtPr>
              <w:sdtContent>
                <w:r w:rsidDel="00000000" w:rsidR="00000000" w:rsidRPr="00000000">
                  <w:rPr>
                    <w:rtl w:val="0"/>
                    <w:rPrChange w:author="Susumu Goto" w:id="14" w:date="2026-08-28T01:57:45Z">
                      <w:rPr>
                        <w:rFonts w:ascii="Times New Roman" w:cs="Times New Roman" w:eastAsia="Times New Roman" w:hAnsi="Times New Roman"/>
                        <w:b w:val="0"/>
                        <w:bCs w:val="0"/>
                        <w:i w:val="0"/>
                        <w:iCs w:val="0"/>
                        <w:sz w:val="20"/>
                        <w:szCs w:val="20"/>
                      </w:rPr>
                    </w:rPrChange>
                  </w:rPr>
                  <w:t xml:space="preserve"> knowledge on biomedicine and annotation</w:t>
                </w:r>
              </w:sdtContent>
            </w:sdt>
          </w:ins>
        </w:sdtContent>
      </w:sdt>
      <w:sdt>
        <w:sdtPr>
          <w:id w:val="72588195"/>
          <w:tag w:val="goog_rdk_25"/>
        </w:sdtPr>
        <w:sdtContent>
          <w:del w:author="Susumu Goto" w:id="13" w:date="2026-08-28T01:57:45Z">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z w:val="20"/>
                <w:szCs w:val="20"/>
                <w:rtl w:val="0"/>
              </w:rPr>
              <w:delText xml:space="preserve">close them during moderation: annotators label the same documents, their disagreements are examined, and the outcome is absorbed partly into the guideline and partly into the annotators' own understanding of it</w:delText>
            </w:r>
          </w:del>
        </w:sdtContent>
      </w:sdt>
      <w:r w:rsidDel="00000000" w:rsidR="00000000" w:rsidRPr="00000000">
        <w:rPr>
          <w:rFonts w:ascii="Times New Roman" w:cs="Times New Roman" w:eastAsia="Times New Roman" w:hAnsi="Times New Roman"/>
          <w:b w:val="0"/>
          <w:bCs w:val="0"/>
          <w:i w:val="0"/>
          <w:iCs w:val="0"/>
          <w:sz w:val="20"/>
          <w:szCs w:val="20"/>
          <w:rtl w:val="0"/>
        </w:rPr>
        <w:t xml:space="preserve">. An LLM </w:t>
      </w:r>
      <w:sdt>
        <w:sdtPr>
          <w:id w:val="425906348"/>
          <w:tag w:val="goog_rdk_26"/>
        </w:sdtPr>
        <w:sdtContent>
          <w:ins w:author="Susumu Goto" w:id="15" w:date="2026-08-28T02:08:21Z"/>
          <w:sdt>
            <w:sdtPr>
              <w:id w:val="-324931468"/>
              <w:tag w:val="goog_rdk_27"/>
            </w:sdtPr>
            <w:sdtContent>
              <w:ins w:author="Susumu Goto" w:id="15" w:date="2026-08-28T02:08:21Z">
                <w:r w:rsidDel="00000000" w:rsidR="00000000" w:rsidRPr="00000000">
                  <w:rPr>
                    <w:rtl w:val="0"/>
                    <w:rPrChange w:author="Susumu Goto" w:id="16" w:date="2026-08-28T02:08:21Z">
                      <w:rPr>
                        <w:rFonts w:ascii="Times New Roman" w:cs="Times New Roman" w:eastAsia="Times New Roman" w:hAnsi="Times New Roman"/>
                        <w:b w:val="0"/>
                        <w:bCs w:val="0"/>
                        <w:i w:val="0"/>
                        <w:iCs w:val="0"/>
                        <w:sz w:val="20"/>
                        <w:szCs w:val="20"/>
                      </w:rPr>
                    </w:rPrChange>
                  </w:rPr>
                  <w:t xml:space="preserve">can also utilize</w:t>
                </w:r>
              </w:ins>
            </w:sdtContent>
          </w:sdt>
          <w:ins w:author="Susumu Goto" w:id="15" w:date="2026-08-28T02:08:21Z"/>
        </w:sdtContent>
      </w:sdt>
      <w:sdt>
        <w:sdtPr>
          <w:id w:val="-594254611"/>
          <w:tag w:val="goog_rdk_28"/>
        </w:sdtPr>
        <w:sdtContent>
          <w:del w:author="Susumu Goto" w:id="15" w:date="2026-08-28T02:08:21Z"/>
          <w:sdt>
            <w:sdtPr>
              <w:id w:val="808132343"/>
              <w:tag w:val="goog_rdk_29"/>
            </w:sdtPr>
            <w:sdtContent>
              <w:del w:author="Susumu Goto" w:id="15" w:date="2026-08-28T02:08:21Z">
                <w:r w:rsidDel="00000000" w:rsidR="00000000" w:rsidRPr="00000000">
                  <w:rPr>
                    <w:rtl w:val="0"/>
                    <w:rPrChange w:author="Susumu Goto" w:id="16" w:date="2026-08-28T02:08:21Z">
                      <w:rPr>
                        <w:rFonts w:ascii="Times New Roman" w:cs="Times New Roman" w:eastAsia="Times New Roman" w:hAnsi="Times New Roman"/>
                        <w:b w:val="0"/>
                        <w:bCs w:val="0"/>
                        <w:i w:val="0"/>
                        <w:iCs w:val="0"/>
                        <w:sz w:val="20"/>
                        <w:szCs w:val="20"/>
                      </w:rPr>
                    </w:rPrChange>
                  </w:rPr>
                  <w:delText xml:space="preserve">has</w:delText>
                </w:r>
              </w:del>
            </w:sdtContent>
          </w:sdt>
          <w:del w:author="Susumu Goto" w:id="15" w:date="2026-08-28T02:08:21Z"/>
        </w:sdtContent>
      </w:sdt>
      <w:r w:rsidDel="00000000" w:rsidR="00000000" w:rsidRPr="00000000">
        <w:rPr>
          <w:rFonts w:ascii="Times New Roman" w:cs="Times New Roman" w:eastAsia="Times New Roman" w:hAnsi="Times New Roman"/>
          <w:b w:val="0"/>
          <w:bCs w:val="0"/>
          <w:i w:val="0"/>
          <w:iCs w:val="0"/>
          <w:sz w:val="20"/>
          <w:szCs w:val="20"/>
          <w:rtl w:val="0"/>
        </w:rPr>
        <w:t xml:space="preserve"> the guideline but no such </w:t>
      </w:r>
      <w:sdt>
        <w:sdtPr>
          <w:id w:val="767313473"/>
          <w:tag w:val="goog_rdk_30"/>
        </w:sdtPr>
        <w:sdtContent>
          <w:ins w:author="Susumu Goto" w:id="17" w:date="2026-08-28T02:17:21Z">
            <w:r w:rsidDel="00000000" w:rsidR="00000000" w:rsidRPr="00000000">
              <w:rPr>
                <w:rFonts w:ascii="Times New Roman" w:cs="Times New Roman" w:eastAsia="Times New Roman" w:hAnsi="Times New Roman"/>
                <w:b w:val="0"/>
                <w:bCs w:val="0"/>
                <w:i w:val="0"/>
                <w:iCs w:val="0"/>
                <w:sz w:val="20"/>
                <w:szCs w:val="20"/>
                <w:rtl w:val="0"/>
              </w:rPr>
              <w:t xml:space="preserve">implicit knowledge on annotation</w:t>
            </w:r>
          </w:ins>
        </w:sdtContent>
      </w:sdt>
      <w:sdt>
        <w:sdtPr>
          <w:id w:val="1855057171"/>
          <w:tag w:val="goog_rdk_31"/>
        </w:sdtPr>
        <w:sdtContent>
          <w:del w:author="Susumu Goto" w:id="17" w:date="2026-08-28T02:17:21Z">
            <w:r w:rsidDel="00000000" w:rsidR="00000000" w:rsidRPr="00000000">
              <w:rPr>
                <w:rFonts w:ascii="Times New Roman" w:cs="Times New Roman" w:eastAsia="Times New Roman" w:hAnsi="Times New Roman"/>
                <w:b w:val="0"/>
                <w:bCs w:val="0"/>
                <w:i w:val="0"/>
                <w:iCs w:val="0"/>
                <w:sz w:val="20"/>
                <w:szCs w:val="20"/>
                <w:rtl w:val="0"/>
              </w:rPr>
              <w:delText xml:space="preserve">understanding to update; short of fine-tuning, nothing it takes from one document carries to the next</w:delText>
            </w:r>
          </w:del>
        </w:sdtContent>
      </w:sdt>
      <w:r w:rsidDel="00000000" w:rsidR="00000000" w:rsidRPr="00000000">
        <w:rPr>
          <w:rFonts w:ascii="Times New Roman" w:cs="Times New Roman" w:eastAsia="Times New Roman" w:hAnsi="Times New Roman"/>
          <w:b w:val="0"/>
          <w:bCs w:val="0"/>
          <w:i w:val="0"/>
          <w:iCs w:val="0"/>
          <w:sz w:val="20"/>
          <w:szCs w:val="20"/>
          <w:rtl w:val="0"/>
        </w:rPr>
        <w:t xml:space="preserve">. Every convention a human annotator would internalize therefore has to be written into the guideline itself, so that the LLM can apply it.</w:t>
      </w:r>
    </w:p>
    <w:p w:rsidR="00000000" w:rsidDel="00000000" w:rsidP="00000000" w:rsidRDefault="00000000" w:rsidRPr="00000000" w14:paraId="00000007">
      <w:pPr>
        <w:spacing w:after="80" w:lineRule="auto"/>
        <w:jc w:val="both"/>
        <w:rPr>
          <w:rFonts w:ascii="Times New Roman" w:cs="Times New Roman" w:eastAsia="Times New Roman" w:hAnsi="Times New Roman"/>
          <w:b w:val="0"/>
          <w:bCs w:val="0"/>
          <w:i w:val="0"/>
          <w:iCs w:val="0"/>
          <w:sz w:val="20"/>
          <w:szCs w:val="20"/>
        </w:rPr>
      </w:pPr>
      <w:r w:rsidDel="00000000" w:rsidR="00000000" w:rsidRPr="00000000">
        <w:rPr>
          <w:rFonts w:ascii="Times New Roman" w:cs="Times New Roman" w:eastAsia="Times New Roman" w:hAnsi="Times New Roman"/>
          <w:b w:val="0"/>
          <w:bCs w:val="0"/>
          <w:i w:val="0"/>
          <w:iCs w:val="0"/>
          <w:sz w:val="20"/>
          <w:szCs w:val="20"/>
          <w:rtl w:val="0"/>
        </w:rPr>
        <w:t xml:space="preserve">Prior work closes this gap b</w:t>
      </w:r>
      <w:r w:rsidDel="00000000" w:rsidR="00000000" w:rsidRPr="00000000">
        <w:rPr>
          <w:rFonts w:ascii="Times New Roman" w:cs="Times New Roman" w:eastAsia="Times New Roman" w:hAnsi="Times New Roman"/>
          <w:b w:val="0"/>
          <w:bCs w:val="0"/>
          <w:i w:val="0"/>
          <w:iCs w:val="0"/>
          <w:sz w:val="20"/>
          <w:szCs w:val="20"/>
          <w:rtl w:val="0"/>
        </w:rPr>
        <w:t xml:space="preserve">y </w:t>
      </w:r>
      <w:sdt>
        <w:sdtPr>
          <w:id w:val="233521327"/>
          <w:tag w:val="goog_rdk_32"/>
        </w:sdtPr>
        <w:sdtContent>
          <w:ins w:author="Susumu Goto" w:id="18" w:date="2026-08-28T05:35:41Z">
            <w:r w:rsidDel="00000000" w:rsidR="00000000" w:rsidRPr="00000000">
              <w:rPr>
                <w:rFonts w:ascii="Times New Roman" w:cs="Times New Roman" w:eastAsia="Times New Roman" w:hAnsi="Times New Roman"/>
                <w:b w:val="0"/>
                <w:bCs w:val="0"/>
                <w:i w:val="0"/>
                <w:iCs w:val="0"/>
                <w:sz w:val="20"/>
                <w:szCs w:val="20"/>
                <w:rtl w:val="0"/>
              </w:rPr>
              <w:t xml:space="preserve">iteratively updating the </w:t>
            </w:r>
          </w:ins>
          <w:sdt>
            <w:sdtPr>
              <w:id w:val="1297412213"/>
              <w:tag w:val="goog_rdk_33"/>
            </w:sdtPr>
            <w:sdtContent>
              <w:ins w:author="Susumu Goto" w:id="18" w:date="2026-08-28T05:35:41Z">
                <w:r w:rsidDel="00000000" w:rsidR="00000000" w:rsidRPr="00000000">
                  <w:rPr>
                    <w:rtl w:val="0"/>
                    <w:rPrChange w:author="Susumu Goto" w:id="19" w:date="2026-08-28T05:35:41Z">
                      <w:rPr>
                        <w:rFonts w:ascii="Times New Roman" w:cs="Times New Roman" w:eastAsia="Times New Roman" w:hAnsi="Times New Roman"/>
                        <w:b w:val="0"/>
                        <w:bCs w:val="0"/>
                        <w:i w:val="0"/>
                        <w:iCs w:val="0"/>
                        <w:sz w:val="20"/>
                        <w:szCs w:val="20"/>
                      </w:rPr>
                    </w:rPrChange>
                  </w:rPr>
                  <w:t xml:space="preserve">guideline through the workflow of </w:t>
                </w:r>
              </w:ins>
            </w:sdtContent>
          </w:sdt>
          <w:ins w:author="Susumu Goto" w:id="18" w:date="2026-08-28T05:35:41Z"/>
        </w:sdtContent>
      </w:sdt>
      <w:r w:rsidDel="00000000" w:rsidR="00000000" w:rsidRPr="00000000">
        <w:rPr>
          <w:rFonts w:ascii="Times New Roman" w:cs="Times New Roman" w:eastAsia="Times New Roman" w:hAnsi="Times New Roman"/>
          <w:b w:val="0"/>
          <w:bCs w:val="0"/>
          <w:i w:val="0"/>
          <w:iCs w:val="0"/>
          <w:sz w:val="20"/>
          <w:szCs w:val="20"/>
          <w:rtl w:val="0"/>
        </w:rPr>
        <w:t xml:space="preserve">extracting the missing conventions from gold annotations and </w:t>
      </w:r>
      <w:sdt>
        <w:sdtPr>
          <w:id w:val="856580152"/>
          <w:tag w:val="goog_rdk_34"/>
        </w:sdtPr>
        <w:sdtContent>
          <w:ins w:author="Susumu Goto" w:id="20" w:date="2026-08-28T04:42:10Z">
            <w:sdt>
              <w:sdtPr>
                <w:id w:val="2016510920"/>
                <w:tag w:val="goog_rdk_35"/>
              </w:sdtPr>
              <w:sdtContent>
                <w:del w:author="Susumu Goto" w:id="21" w:date="2026-08-28T04:42:47Z"/>
              </w:sdtContent>
            </w:sdt>
          </w:ins>
          <w:sdt>
            <w:sdtPr>
              <w:id w:val="-274936359"/>
              <w:tag w:val="goog_rdk_36"/>
            </w:sdtPr>
            <w:sdtContent>
              <w:ins w:author="Susumu Goto" w:id="20" w:date="2026-08-28T04:42:10Z">
                <w:del w:author="Susumu Goto" w:id="21" w:date="2026-08-28T04:42:47Z">
                  <w:r w:rsidDel="00000000" w:rsidR="00000000" w:rsidRPr="00000000">
                    <w:rPr>
                      <w:rtl w:val="0"/>
                      <w:rPrChange w:author="Susumu Goto" w:id="22" w:date="2026-08-28T04:42:10Z">
                        <w:rPr>
                          <w:rFonts w:ascii="Times New Roman" w:cs="Times New Roman" w:eastAsia="Times New Roman" w:hAnsi="Times New Roman"/>
                          <w:b w:val="0"/>
                          <w:bCs w:val="0"/>
                          <w:i w:val="0"/>
                          <w:iCs w:val="0"/>
                          <w:sz w:val="20"/>
                          <w:szCs w:val="20"/>
                        </w:rPr>
                      </w:rPrChange>
                    </w:rPr>
                    <w:delText xml:space="preserve">updating</w:delText>
                  </w:r>
                </w:del>
              </w:ins>
            </w:sdtContent>
          </w:sdt>
          <w:ins w:author="Susumu Goto" w:id="20" w:date="2026-08-28T04:42:10Z">
            <w:del w:author="Susumu Goto" w:id="21" w:date="2026-08-28T04:42:47Z"/>
          </w:ins>
        </w:sdtContent>
      </w:sdt>
      <w:sdt>
        <w:sdtPr>
          <w:id w:val="-276688642"/>
          <w:tag w:val="goog_rdk_37"/>
        </w:sdtPr>
        <w:sdtContent>
          <w:del w:author="Susumu Goto" w:id="21" w:date="2026-08-28T04:42:47Z"/>
          <w:sdt>
            <w:sdtPr>
              <w:id w:val="2141567321"/>
              <w:tag w:val="goog_rdk_38"/>
            </w:sdtPr>
            <w:sdtContent>
              <w:del w:author="Susumu Goto" w:id="21" w:date="2026-08-28T04:42:47Z">
                <w:r w:rsidDel="00000000" w:rsidR="00000000" w:rsidRPr="00000000">
                  <w:rPr>
                    <w:rtl w:val="0"/>
                    <w:rPrChange w:author="Susumu Goto" w:id="22" w:date="2026-08-28T04:42:10Z">
                      <w:rPr>
                        <w:rFonts w:ascii="Times New Roman" w:cs="Times New Roman" w:eastAsia="Times New Roman" w:hAnsi="Times New Roman"/>
                        <w:b w:val="0"/>
                        <w:bCs w:val="0"/>
                        <w:i w:val="0"/>
                        <w:iCs w:val="0"/>
                        <w:sz w:val="20"/>
                        <w:szCs w:val="20"/>
                      </w:rPr>
                    </w:rPrChange>
                  </w:rPr>
                  <w:delText xml:space="preserve">writing them into</w:delText>
                </w:r>
              </w:del>
            </w:sdtContent>
          </w:sdt>
          <w:del w:author="Susumu Goto" w:id="21" w:date="2026-08-28T04:42:47Z">
            <w:r w:rsidDel="00000000" w:rsidR="00000000" w:rsidRPr="00000000">
              <w:rPr>
                <w:rFonts w:ascii="Times New Roman" w:cs="Times New Roman" w:eastAsia="Times New Roman" w:hAnsi="Times New Roman"/>
                <w:b w:val="0"/>
                <w:bCs w:val="0"/>
                <w:i w:val="0"/>
                <w:iCs w:val="0"/>
                <w:sz w:val="20"/>
                <w:szCs w:val="20"/>
                <w:rtl w:val="0"/>
              </w:rPr>
              <w:delText xml:space="preserve"> the guideline</w:delText>
            </w:r>
          </w:del>
        </w:sdtContent>
      </w:sdt>
      <w:sdt>
        <w:sdtPr>
          <w:id w:val="59814409"/>
          <w:tag w:val="goog_rdk_39"/>
        </w:sdtPr>
        <w:sdtContent>
          <w:ins w:author="Susumu Goto" w:id="21" w:date="2026-08-28T04:42:47Z">
            <w:sdt>
              <w:sdtPr>
                <w:id w:val="-376900641"/>
                <w:tag w:val="goog_rdk_40"/>
              </w:sdtPr>
              <w:sdtContent>
                <w:del w:author="Susumu Goto" w:id="21" w:date="2026-08-28T04:42:47Z">
                  <w:r w:rsidDel="00000000" w:rsidR="00000000" w:rsidRPr="00000000">
                    <w:rPr>
                      <w:rFonts w:ascii="Times New Roman" w:cs="Times New Roman" w:eastAsia="Times New Roman" w:hAnsi="Times New Roman"/>
                      <w:b w:val="0"/>
                      <w:bCs w:val="0"/>
                      <w:i w:val="0"/>
                      <w:iCs w:val="0"/>
                      <w:sz w:val="20"/>
                      <w:szCs w:val="20"/>
                      <w:rtl w:val="0"/>
                    </w:rPr>
                    <w:delText xml:space="preserve"> to </w:delText>
                  </w:r>
                </w:del>
              </w:sdtContent>
            </w:sdt>
            <w:r w:rsidDel="00000000" w:rsidR="00000000" w:rsidRPr="00000000">
              <w:rPr>
                <w:rFonts w:ascii="Times New Roman" w:cs="Times New Roman" w:eastAsia="Times New Roman" w:hAnsi="Times New Roman"/>
                <w:b w:val="0"/>
                <w:bCs w:val="0"/>
                <w:i w:val="0"/>
                <w:iCs w:val="0"/>
                <w:sz w:val="20"/>
                <w:szCs w:val="20"/>
                <w:rtl w:val="0"/>
              </w:rPr>
              <w:t xml:space="preserve">reflecting the</w:t>
            </w:r>
          </w:ins>
          <w:sdt>
            <w:sdtPr>
              <w:id w:val="1675850053"/>
              <w:tag w:val="goog_rdk_41"/>
            </w:sdtPr>
            <w:sdtContent>
              <w:ins w:author="Susumu Goto" w:id="21" w:date="2026-08-28T04:42:47Z">
                <w:r w:rsidDel="00000000" w:rsidR="00000000" w:rsidRPr="00000000">
                  <w:rPr>
                    <w:rtl w:val="0"/>
                    <w:rPrChange w:author="Susumu Goto" w:id="23" w:date="2026-08-28T04:42:47Z">
                      <w:rPr>
                        <w:rFonts w:ascii="Times New Roman" w:cs="Times New Roman" w:eastAsia="Times New Roman" w:hAnsi="Times New Roman"/>
                        <w:b w:val="0"/>
                        <w:bCs w:val="0"/>
                        <w:i w:val="0"/>
                        <w:iCs w:val="0"/>
                        <w:sz w:val="20"/>
                        <w:szCs w:val="20"/>
                      </w:rPr>
                    </w:rPrChange>
                  </w:rPr>
                  <w:t xml:space="preserve"> missing conventions</w:t>
                </w:r>
              </w:ins>
            </w:sdtContent>
          </w:sdt>
          <w:ins w:author="Susumu Goto" w:id="21" w:date="2026-08-28T04:42:47Z">
            <w:sdt>
              <w:sdtPr>
                <w:id w:val="1747657240"/>
                <w:tag w:val="goog_rdk_42"/>
              </w:sdtPr>
              <w:sdtContent>
                <w:r w:rsidDel="00000000" w:rsidR="00000000" w:rsidRPr="00000000">
                  <w:rPr>
                    <w:rtl w:val="0"/>
                    <w:rPrChange w:author="Susumu Goto" w:id="23" w:date="2026-08-28T04:42:47Z">
                      <w:rPr>
                        <w:rFonts w:ascii="Times New Roman" w:cs="Times New Roman" w:eastAsia="Times New Roman" w:hAnsi="Times New Roman"/>
                        <w:b w:val="0"/>
                        <w:bCs w:val="0"/>
                        <w:i w:val="0"/>
                        <w:iCs w:val="0"/>
                        <w:sz w:val="20"/>
                        <w:szCs w:val="20"/>
                      </w:rPr>
                    </w:rPrChange>
                  </w:rPr>
                  <w:t xml:space="preserve"> (Figure 1, adapted from [1])</w:t>
                </w:r>
              </w:sdtContent>
            </w:sdt>
          </w:ins>
        </w:sdtContent>
      </w:sdt>
      <w:sdt>
        <w:sdtPr>
          <w:id w:val="-1105746433"/>
          <w:tag w:val="goog_rdk_43"/>
        </w:sdtPr>
        <w:sdtContent>
          <w:del w:author="Susumu Goto" w:id="21" w:date="2026-08-28T04:42:47Z">
            <w:r w:rsidDel="00000000" w:rsidR="00000000" w:rsidRPr="00000000">
              <w:rPr>
                <w:rFonts w:ascii="Times New Roman" w:cs="Times New Roman" w:eastAsia="Times New Roman" w:hAnsi="Times New Roman"/>
                <w:b w:val="0"/>
                <w:bCs w:val="0"/>
                <w:i w:val="0"/>
                <w:iCs w:val="0"/>
                <w:sz w:val="20"/>
                <w:szCs w:val="20"/>
                <w:rtl w:val="0"/>
              </w:rPr>
              <w:delText xml:space="preserve">, with an LLM standing in for the human annotator</w:delText>
            </w:r>
            <w:r w:rsidDel="00000000" w:rsidR="00000000" w:rsidRPr="00000000">
              <w:rPr>
                <w:rFonts w:ascii="Times New Roman" w:cs="Times New Roman" w:eastAsia="Times New Roman" w:hAnsi="Times New Roman"/>
                <w:b w:val="0"/>
                <w:bCs w:val="0"/>
                <w:i w:val="0"/>
                <w:iCs w:val="0"/>
                <w:sz w:val="20"/>
                <w:szCs w:val="20"/>
                <w:vertAlign w:val="superscript"/>
                <w:rtl w:val="0"/>
              </w:rPr>
              <w:delText xml:space="preserve">[1]</w:delText>
            </w:r>
          </w:del>
        </w:sdtContent>
      </w:sdt>
      <w:r w:rsidDel="00000000" w:rsidR="00000000" w:rsidRPr="00000000">
        <w:rPr>
          <w:rFonts w:ascii="Times New Roman" w:cs="Times New Roman" w:eastAsia="Times New Roman" w:hAnsi="Times New Roman"/>
          <w:b w:val="0"/>
          <w:bCs w:val="0"/>
          <w:i w:val="0"/>
          <w:iCs w:val="0"/>
          <w:sz w:val="20"/>
          <w:szCs w:val="20"/>
          <w:rtl w:val="0"/>
        </w:rPr>
        <w:t xml:space="preserve">. </w:t>
      </w:r>
      <w:sdt>
        <w:sdtPr>
          <w:id w:val="1713416420"/>
          <w:tag w:val="goog_rdk_44"/>
        </w:sdtPr>
        <w:sdtContent>
          <w:ins w:author="Susumu Goto" w:id="24" w:date="2026-08-28T05:40:03Z"/>
          <w:sdt>
            <w:sdtPr>
              <w:id w:val="1295398789"/>
              <w:tag w:val="goog_rdk_45"/>
            </w:sdtPr>
            <w:sdtContent>
              <w:ins w:author="Susumu Goto" w:id="24" w:date="2026-08-28T05:40:03Z">
                <w:r w:rsidDel="00000000" w:rsidR="00000000" w:rsidRPr="00000000">
                  <w:rPr>
                    <w:rtl w:val="0"/>
                    <w:rPrChange w:author="Susumu Goto" w:id="25" w:date="2026-08-28T05:40:03Z">
                      <w:rPr>
                        <w:rFonts w:ascii="Times New Roman" w:cs="Times New Roman" w:eastAsia="Times New Roman" w:hAnsi="Times New Roman"/>
                        <w:b w:val="0"/>
                        <w:bCs w:val="0"/>
                        <w:i w:val="0"/>
                        <w:iCs w:val="0"/>
                        <w:sz w:val="20"/>
                        <w:szCs w:val="20"/>
                      </w:rPr>
                    </w:rPrChange>
                  </w:rPr>
                  <w:t xml:space="preserve">Specifically</w:t>
                </w:r>
              </w:ins>
            </w:sdtContent>
          </w:sdt>
          <w:ins w:author="Susumu Goto" w:id="24" w:date="2026-08-28T05:40:03Z"/>
        </w:sdtContent>
      </w:sdt>
      <w:sdt>
        <w:sdtPr>
          <w:id w:val="1800976081"/>
          <w:tag w:val="goog_rdk_46"/>
        </w:sdtPr>
        <w:sdtContent>
          <w:del w:author="Susumu Goto" w:id="24" w:date="2026-08-28T05:40:03Z"/>
          <w:sdt>
            <w:sdtPr>
              <w:id w:val="952289667"/>
              <w:tag w:val="goog_rdk_47"/>
            </w:sdtPr>
            <w:sdtContent>
              <w:del w:author="Susumu Goto" w:id="24" w:date="2026-08-28T05:40:03Z">
                <w:r w:rsidDel="00000000" w:rsidR="00000000" w:rsidRPr="00000000">
                  <w:rPr>
                    <w:rtl w:val="0"/>
                    <w:rPrChange w:author="Susumu Goto" w:id="25" w:date="2026-08-28T05:40:03Z">
                      <w:rPr>
                        <w:rFonts w:ascii="Times New Roman" w:cs="Times New Roman" w:eastAsia="Times New Roman" w:hAnsi="Times New Roman"/>
                        <w:b w:val="0"/>
                        <w:bCs w:val="0"/>
                        <w:i w:val="0"/>
                        <w:iCs w:val="0"/>
                        <w:sz w:val="20"/>
                        <w:szCs w:val="20"/>
                      </w:rPr>
                    </w:rPrChange>
                  </w:rPr>
                  <w:delText xml:space="preserve">Each round</w:delText>
                </w:r>
              </w:del>
            </w:sdtContent>
          </w:sdt>
          <w:del w:author="Susumu Goto" w:id="24" w:date="2026-08-28T05:40:03Z"/>
        </w:sdtContent>
      </w:sdt>
      <w:r w:rsidDel="00000000" w:rsidR="00000000" w:rsidRPr="00000000">
        <w:rPr>
          <w:rFonts w:ascii="Times New Roman" w:cs="Times New Roman" w:eastAsia="Times New Roman" w:hAnsi="Times New Roman"/>
          <w:b w:val="0"/>
          <w:bCs w:val="0"/>
          <w:i w:val="0"/>
          <w:iCs w:val="0"/>
          <w:sz w:val="20"/>
          <w:szCs w:val="20"/>
          <w:rtl w:val="0"/>
        </w:rPr>
        <w:t xml:space="preserve">, the LLM annotates a ten-document development set under the current guideline, and its predictions are scored against the gold annotations using F1. The disagreements are grouped, and the largest group becomes </w:t>
      </w:r>
      <w:sdt>
        <w:sdtPr>
          <w:id w:val="-1551625792"/>
          <w:tag w:val="goog_rdk_48"/>
        </w:sdtPr>
        <w:sdtContent>
          <w:ins w:author="Susumu Goto" w:id="26" w:date="2026-08-28T05:45:19Z"/>
          <w:sdt>
            <w:sdtPr>
              <w:id w:val="-966520220"/>
              <w:tag w:val="goog_rdk_49"/>
            </w:sdtPr>
            <w:sdtContent>
              <w:ins w:author="Susumu Goto" w:id="26" w:date="2026-08-28T05:45:19Z">
                <w:r w:rsidDel="00000000" w:rsidR="00000000" w:rsidRPr="00000000">
                  <w:rPr>
                    <w:rtl w:val="0"/>
                    <w:rPrChange w:author="Susumu Goto" w:id="27" w:date="2026-08-28T05:45:19Z">
                      <w:rPr>
                        <w:rFonts w:ascii="Times New Roman" w:cs="Times New Roman" w:eastAsia="Times New Roman" w:hAnsi="Times New Roman"/>
                        <w:b w:val="0"/>
                        <w:bCs w:val="0"/>
                        <w:i w:val="0"/>
                        <w:iCs w:val="0"/>
                        <w:sz w:val="20"/>
                        <w:szCs w:val="20"/>
                      </w:rPr>
                    </w:rPrChange>
                  </w:rPr>
                  <w:t xml:space="preserve">a</w:t>
                </w:r>
              </w:ins>
            </w:sdtContent>
          </w:sdt>
          <w:ins w:author="Susumu Goto" w:id="26" w:date="2026-08-28T05:45:19Z"/>
        </w:sdtContent>
      </w:sdt>
      <w:sdt>
        <w:sdtPr>
          <w:id w:val="1493796996"/>
          <w:tag w:val="goog_rdk_50"/>
        </w:sdtPr>
        <w:sdtContent>
          <w:del w:author="Susumu Goto" w:id="26" w:date="2026-08-28T05:45:19Z"/>
          <w:sdt>
            <w:sdtPr>
              <w:id w:val="-1172053482"/>
              <w:tag w:val="goog_rdk_51"/>
            </w:sdtPr>
            <w:sdtContent>
              <w:del w:author="Susumu Goto" w:id="26" w:date="2026-08-28T05:45:19Z">
                <w:r w:rsidDel="00000000" w:rsidR="00000000" w:rsidRPr="00000000">
                  <w:rPr>
                    <w:rtl w:val="0"/>
                    <w:rPrChange w:author="Susumu Goto" w:id="27" w:date="2026-08-28T05:45:19Z">
                      <w:rPr>
                        <w:rFonts w:ascii="Times New Roman" w:cs="Times New Roman" w:eastAsia="Times New Roman" w:hAnsi="Times New Roman"/>
                        <w:b w:val="0"/>
                        <w:bCs w:val="0"/>
                        <w:i w:val="0"/>
                        <w:iCs w:val="0"/>
                        <w:sz w:val="20"/>
                        <w:szCs w:val="20"/>
                      </w:rPr>
                    </w:rPrChange>
                  </w:rPr>
                  <w:delText xml:space="preserve">that round's</w:delText>
                </w:r>
              </w:del>
            </w:sdtContent>
          </w:sdt>
          <w:del w:author="Susumu Goto" w:id="26" w:date="2026-08-28T05:45:19Z"/>
        </w:sdtContent>
      </w:sdt>
      <w:r w:rsidDel="00000000" w:rsidR="00000000" w:rsidRPr="00000000">
        <w:rPr>
          <w:rFonts w:ascii="Times New Roman" w:cs="Times New Roman" w:eastAsia="Times New Roman" w:hAnsi="Times New Roman"/>
          <w:b w:val="0"/>
          <w:bCs w:val="0"/>
          <w:i w:val="0"/>
          <w:iCs w:val="0"/>
          <w:sz w:val="20"/>
          <w:szCs w:val="20"/>
          <w:rtl w:val="0"/>
        </w:rPr>
        <w:t xml:space="preserve"> target</w:t>
      </w:r>
      <w:sdt>
        <w:sdtPr>
          <w:id w:val="-1860947414"/>
          <w:tag w:val="goog_rdk_52"/>
        </w:sdtPr>
        <w:sdtContent>
          <w:ins w:author="Susumu Goto" w:id="28" w:date="2026-08-28T05:45:23Z">
            <w:r w:rsidDel="00000000" w:rsidR="00000000" w:rsidRPr="00000000">
              <w:rPr>
                <w:rFonts w:ascii="Times New Roman" w:cs="Times New Roman" w:eastAsia="Times New Roman" w:hAnsi="Times New Roman"/>
                <w:b w:val="0"/>
                <w:bCs w:val="0"/>
                <w:i w:val="0"/>
                <w:iCs w:val="0"/>
                <w:sz w:val="20"/>
                <w:szCs w:val="20"/>
                <w:rtl w:val="0"/>
              </w:rPr>
              <w:t xml:space="preserve"> for </w:t>
            </w:r>
          </w:ins>
          <w:sdt>
            <w:sdtPr>
              <w:id w:val="606707412"/>
              <w:tag w:val="goog_rdk_53"/>
            </w:sdtPr>
            <w:sdtContent>
              <w:ins w:author="Susumu Goto" w:id="28" w:date="2026-08-28T05:45:23Z">
                <w:r w:rsidDel="00000000" w:rsidR="00000000" w:rsidRPr="00000000">
                  <w:rPr>
                    <w:rtl w:val="0"/>
                    <w:rPrChange w:author="Susumu Goto" w:id="29" w:date="2026-08-28T05:45:23Z">
                      <w:rPr>
                        <w:rFonts w:ascii="Times New Roman" w:cs="Times New Roman" w:eastAsia="Times New Roman" w:hAnsi="Times New Roman"/>
                        <w:b w:val="0"/>
                        <w:bCs w:val="0"/>
                        <w:i w:val="0"/>
                        <w:iCs w:val="0"/>
                        <w:sz w:val="20"/>
                        <w:szCs w:val="20"/>
                      </w:rPr>
                    </w:rPrChange>
                  </w:rPr>
                  <w:t xml:space="preserve">refinements</w:t>
                </w:r>
              </w:ins>
            </w:sdtContent>
          </w:sdt>
          <w:ins w:author="Susumu Goto" w:id="28" w:date="2026-08-28T05:45:23Z"/>
        </w:sdtContent>
      </w:sdt>
      <w:r w:rsidDel="00000000" w:rsidR="00000000" w:rsidRPr="00000000">
        <w:rPr>
          <w:rFonts w:ascii="Times New Roman" w:cs="Times New Roman" w:eastAsia="Times New Roman" w:hAnsi="Times New Roman"/>
          <w:b w:val="0"/>
          <w:bCs w:val="0"/>
          <w:i w:val="0"/>
          <w:iCs w:val="0"/>
          <w:sz w:val="20"/>
          <w:szCs w:val="20"/>
          <w:rtl w:val="0"/>
        </w:rPr>
        <w:t xml:space="preserve">: it is explained as a linguistic pattern, condensed into one rule, and written back into the guideline for the next round. The loop stops when development F1 reaches 0.9 or a round fails to improve it</w:t>
      </w:r>
      <w:sdt>
        <w:sdtPr>
          <w:id w:val="-278538738"/>
          <w:tag w:val="goog_rdk_54"/>
        </w:sdtPr>
        <w:sdtContent>
          <w:del w:author="Susumu Goto" w:id="30" w:date="2026-08-28T05:47:04Z">
            <w:r w:rsidDel="00000000" w:rsidR="00000000" w:rsidRPr="00000000">
              <w:rPr>
                <w:rFonts w:ascii="Times New Roman" w:cs="Times New Roman" w:eastAsia="Times New Roman" w:hAnsi="Times New Roman"/>
                <w:b w:val="0"/>
                <w:bCs w:val="0"/>
                <w:i w:val="0"/>
                <w:iCs w:val="0"/>
                <w:sz w:val="20"/>
                <w:szCs w:val="20"/>
                <w:rtl w:val="0"/>
              </w:rPr>
              <w:delText xml:space="preserve"> (Figure 1, adapted from [1])</w:delText>
            </w:r>
          </w:del>
        </w:sdtContent>
      </w:sdt>
      <w:r w:rsidDel="00000000" w:rsidR="00000000" w:rsidRPr="00000000">
        <w:rPr>
          <w:rFonts w:ascii="Times New Roman" w:cs="Times New Roman" w:eastAsia="Times New Roman" w:hAnsi="Times New Roman"/>
          <w:b w:val="0"/>
          <w:bCs w:val="0"/>
          <w:i w:val="0"/>
          <w:iCs w:val="0"/>
          <w:sz w:val="20"/>
          <w:szCs w:val="20"/>
          <w:rtl w:val="0"/>
        </w:rPr>
        <w:t xml:space="preserve">. </w:t>
      </w:r>
      <w:sdt>
        <w:sdtPr>
          <w:id w:val="-1615185541"/>
          <w:tag w:val="goog_rdk_55"/>
        </w:sdtPr>
        <w:sdtContent>
          <w:ins w:author="Susumu Goto" w:id="31" w:date="2026-08-28T05:55:03Z"/>
          <w:sdt>
            <w:sdtPr>
              <w:id w:val="-564515469"/>
              <w:tag w:val="goog_rdk_56"/>
            </w:sdtPr>
            <w:sdtContent>
              <w:ins w:author="Susumu Goto" w:id="31" w:date="2026-08-28T05:55:03Z">
                <w:r w:rsidDel="00000000" w:rsidR="00000000" w:rsidRPr="00000000">
                  <w:rPr>
                    <w:rtl w:val="0"/>
                    <w:rPrChange w:author="Susumu Goto" w:id="32" w:date="2026-08-28T05:55:03Z">
                      <w:rPr>
                        <w:rFonts w:ascii="Times New Roman" w:cs="Times New Roman" w:eastAsia="Times New Roman" w:hAnsi="Times New Roman"/>
                        <w:b w:val="0"/>
                        <w:bCs w:val="0"/>
                        <w:i w:val="0"/>
                        <w:iCs w:val="0"/>
                        <w:sz w:val="20"/>
                        <w:szCs w:val="20"/>
                      </w:rPr>
                    </w:rPrChange>
                  </w:rPr>
                  <w:t xml:space="preserve">The experiments using</w:t>
                </w:r>
              </w:ins>
            </w:sdtContent>
          </w:sdt>
          <w:ins w:author="Susumu Goto" w:id="31" w:date="2026-08-28T05:55:03Z"/>
        </w:sdtContent>
      </w:sdt>
      <w:sdt>
        <w:sdtPr>
          <w:id w:val="1249172424"/>
          <w:tag w:val="goog_rdk_57"/>
        </w:sdtPr>
        <w:sdtContent>
          <w:del w:author="Susumu Goto" w:id="31" w:date="2026-08-28T05:55:03Z"/>
          <w:sdt>
            <w:sdtPr>
              <w:id w:val="1059967883"/>
              <w:tag w:val="goog_rdk_58"/>
            </w:sdtPr>
            <w:sdtContent>
              <w:del w:author="Susumu Goto" w:id="31" w:date="2026-08-28T05:55:03Z">
                <w:r w:rsidDel="00000000" w:rsidR="00000000" w:rsidRPr="00000000">
                  <w:rPr>
                    <w:rtl w:val="0"/>
                    <w:rPrChange w:author="Susumu Goto" w:id="32" w:date="2026-08-28T05:55:03Z">
                      <w:rPr>
                        <w:rFonts w:ascii="Times New Roman" w:cs="Times New Roman" w:eastAsia="Times New Roman" w:hAnsi="Times New Roman"/>
                        <w:b w:val="0"/>
                        <w:bCs w:val="0"/>
                        <w:i w:val="0"/>
                        <w:iCs w:val="0"/>
                        <w:sz w:val="20"/>
                        <w:szCs w:val="20"/>
                      </w:rPr>
                    </w:rPrChange>
                  </w:rPr>
                  <w:delText xml:space="preserve">On </w:delText>
                </w:r>
              </w:del>
            </w:sdtContent>
          </w:sdt>
          <w:del w:author="Susumu Goto" w:id="31" w:date="2026-08-28T05:55:03Z"/>
        </w:sdtContent>
      </w:sdt>
      <w:r w:rsidDel="00000000" w:rsidR="00000000" w:rsidRPr="00000000">
        <w:rPr>
          <w:rFonts w:ascii="Times New Roman" w:cs="Times New Roman" w:eastAsia="Times New Roman" w:hAnsi="Times New Roman"/>
          <w:b w:val="0"/>
          <w:bCs w:val="0"/>
          <w:i w:val="0"/>
          <w:iCs w:val="0"/>
          <w:sz w:val="20"/>
          <w:szCs w:val="20"/>
          <w:rtl w:val="0"/>
        </w:rPr>
        <w:t xml:space="preserve">NCBI Disease with GPT-5, measured on a validation set of 100 documents</w:t>
      </w:r>
      <w:sdt>
        <w:sdtPr>
          <w:id w:val="-1670128539"/>
          <w:tag w:val="goog_rdk_59"/>
        </w:sdtPr>
        <w:sdtContent>
          <w:ins w:author="Susumu Goto" w:id="33" w:date="2026-08-28T05:55:47Z">
            <w:r w:rsidDel="00000000" w:rsidR="00000000" w:rsidRPr="00000000">
              <w:rPr>
                <w:rFonts w:ascii="Times New Roman" w:cs="Times New Roman" w:eastAsia="Times New Roman" w:hAnsi="Times New Roman"/>
                <w:b w:val="0"/>
                <w:bCs w:val="0"/>
                <w:i w:val="0"/>
                <w:iCs w:val="0"/>
                <w:sz w:val="20"/>
                <w:szCs w:val="20"/>
                <w:rtl w:val="0"/>
              </w:rPr>
              <w:t xml:space="preserve"> show</w:t>
            </w:r>
          </w:ins>
          <w:sdt>
            <w:sdtPr>
              <w:id w:val="1516640056"/>
              <w:tag w:val="goog_rdk_60"/>
            </w:sdtPr>
            <w:sdtContent>
              <w:ins w:author="Susumu Goto" w:id="33" w:date="2026-08-28T05:55:47Z">
                <w:r w:rsidDel="00000000" w:rsidR="00000000" w:rsidRPr="00000000">
                  <w:rPr>
                    <w:rtl w:val="0"/>
                    <w:rPrChange w:author="Susumu Goto" w:id="34" w:date="2026-08-28T05:55:47Z">
                      <w:rPr>
                        <w:rFonts w:ascii="Times New Roman" w:cs="Times New Roman" w:eastAsia="Times New Roman" w:hAnsi="Times New Roman"/>
                        <w:b w:val="0"/>
                        <w:bCs w:val="0"/>
                        <w:i w:val="0"/>
                        <w:iCs w:val="0"/>
                        <w:sz w:val="20"/>
                        <w:szCs w:val="20"/>
                      </w:rPr>
                    </w:rPrChange>
                  </w:rPr>
                  <w:t xml:space="preserve">ed the refinement of the F1 score 0.76 compared with the simple prompting (0.46) and simple prompting with the original guideline (0.73)</w:t>
                </w:r>
              </w:ins>
            </w:sdtContent>
          </w:sdt>
          <w:ins w:author="Susumu Goto" w:id="33" w:date="2026-08-28T05:55:47Z">
            <w:sdt>
              <w:sdtPr>
                <w:id w:val="-1368543403"/>
                <w:tag w:val="goog_rdk_61"/>
              </w:sdtPr>
              <w:sdtContent>
                <w:del w:author="Susumu Goto" w:id="33" w:date="2026-08-28T05:55:47Z">
                  <w:sdt>
                    <w:sdtPr>
                      <w:id w:val="-2040200178"/>
                      <w:tag w:val="goog_rdk_62"/>
                    </w:sdtPr>
                    <w:sdtContent>
                      <w:r w:rsidDel="00000000" w:rsidR="00000000" w:rsidRPr="00000000">
                        <w:rPr>
                          <w:rtl w:val="0"/>
                          <w:rPrChange w:author="Susumu Goto" w:id="34" w:date="2026-08-28T05:55:47Z">
                            <w:rPr>
                              <w:rFonts w:ascii="Times New Roman" w:cs="Times New Roman" w:eastAsia="Times New Roman" w:hAnsi="Times New Roman"/>
                              <w:b w:val="0"/>
                              <w:bCs w:val="0"/>
                              <w:i w:val="0"/>
                              <w:iCs w:val="0"/>
                              <w:sz w:val="20"/>
                              <w:szCs w:val="20"/>
                            </w:rPr>
                          </w:rPrChange>
                        </w:rPr>
                        <w:delText xml:space="preserve"> zero-shot</w:delText>
                      </w:r>
                    </w:sdtContent>
                  </w:sdt>
                </w:del>
              </w:sdtContent>
            </w:sdt>
          </w:ins>
        </w:sdtContent>
      </w:sdt>
      <w:sdt>
        <w:sdtPr>
          <w:id w:val="1248454368"/>
          <w:tag w:val="goog_rdk_63"/>
        </w:sdtPr>
        <w:sdtContent>
          <w:del w:author="Susumu Goto" w:id="33" w:date="2026-08-28T05:55:47Z">
            <w:r w:rsidDel="00000000" w:rsidR="00000000" w:rsidRPr="00000000">
              <w:rPr>
                <w:rFonts w:ascii="Times New Roman" w:cs="Times New Roman" w:eastAsia="Times New Roman" w:hAnsi="Times New Roman"/>
                <w:b w:val="0"/>
                <w:bCs w:val="0"/>
                <w:i w:val="0"/>
                <w:iCs w:val="0"/>
                <w:sz w:val="20"/>
                <w:szCs w:val="20"/>
                <w:rtl w:val="0"/>
              </w:rPr>
              <w:delText xml:space="preserve"> </w:delText>
            </w:r>
          </w:del>
          <w:sdt>
            <w:sdtPr>
              <w:id w:val="-989375591"/>
              <w:tag w:val="goog_rdk_64"/>
            </w:sdtPr>
            <w:sdtContent>
              <w:commentRangeStart w:id="1"/>
            </w:sdtContent>
          </w:sdt>
          <w:del w:author="Susumu Goto" w:id="33" w:date="2026-08-28T05:55:47Z">
            <w:r w:rsidDel="00000000" w:rsidR="00000000" w:rsidRPr="00000000">
              <w:rPr>
                <w:rFonts w:ascii="Times New Roman" w:cs="Times New Roman" w:eastAsia="Times New Roman" w:hAnsi="Times New Roman"/>
                <w:b w:val="0"/>
                <w:bCs w:val="0"/>
                <w:i w:val="0"/>
                <w:iCs w:val="0"/>
                <w:sz w:val="20"/>
                <w:szCs w:val="20"/>
                <w:rtl w:val="0"/>
              </w:rPr>
              <w:delText xml:space="preserve">the loop never sees</w:delTex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z w:val="20"/>
                <w:szCs w:val="20"/>
                <w:rtl w:val="0"/>
              </w:rPr>
              <w:delText xml:space="preserve">, prompting with no guideline gives an F1 of 0.46; adding the original human guideline raises it to 0.73; and running the refinement loop on top raises it to 0.76</w:delText>
            </w:r>
          </w:del>
        </w:sdtContent>
      </w:sdt>
      <w:r w:rsidDel="00000000" w:rsidR="00000000" w:rsidRPr="00000000">
        <w:rPr>
          <w:rFonts w:ascii="Times New Roman" w:cs="Times New Roman" w:eastAsia="Times New Roman" w:hAnsi="Times New Roman"/>
          <w:b w:val="0"/>
          <w:bCs w:val="0"/>
          <w:i w:val="0"/>
          <w:iCs w:val="0"/>
          <w:sz w:val="20"/>
          <w:szCs w:val="20"/>
          <w:vertAlign w:val="superscript"/>
          <w:rtl w:val="0"/>
        </w:rPr>
        <w:t xml:space="preserve">[1]</w:t>
      </w:r>
      <w:r w:rsidDel="00000000" w:rsidR="00000000" w:rsidRPr="00000000">
        <w:rPr>
          <w:rFonts w:ascii="Times New Roman" w:cs="Times New Roman" w:eastAsia="Times New Roman" w:hAnsi="Times New Roman"/>
          <w:b w:val="0"/>
          <w:bCs w:val="0"/>
          <w:i w:val="0"/>
          <w:iCs w:val="0"/>
          <w:sz w:val="20"/>
          <w:szCs w:val="20"/>
          <w:rtl w:val="0"/>
        </w:rPr>
        <w:t xml:space="preserve">.</w:t>
      </w:r>
      <w:sdt>
        <w:sdtPr>
          <w:id w:val="-1973781946"/>
          <w:tag w:val="goog_rdk_65"/>
        </w:sdtPr>
        <w:sdtContent>
          <w:ins w:author="Susumu Goto" w:id="35" w:date="2026-08-28T06:01:45Z">
            <w:r w:rsidDel="00000000" w:rsidR="00000000" w:rsidRPr="00000000">
              <w:rPr>
                <w:rFonts w:ascii="Times New Roman" w:cs="Times New Roman" w:eastAsia="Times New Roman" w:hAnsi="Times New Roman"/>
                <w:b w:val="0"/>
                <w:bCs w:val="0"/>
                <w:i w:val="0"/>
                <w:iCs w:val="0"/>
                <w:sz w:val="20"/>
                <w:szCs w:val="20"/>
                <w:rtl w:val="0"/>
              </w:rPr>
              <w:t xml:space="preserve"> Although </w:t>
            </w:r>
          </w:ins>
          <w:sdt>
            <w:sdtPr>
              <w:id w:val="383787279"/>
              <w:tag w:val="goog_rdk_66"/>
            </w:sdtPr>
            <w:sdtContent>
              <w:ins w:author="Susumu Goto" w:id="35" w:date="2026-08-28T06:01:45Z">
                <w:r w:rsidDel="00000000" w:rsidR="00000000" w:rsidRPr="00000000">
                  <w:rPr>
                    <w:rtl w:val="0"/>
                    <w:rPrChange w:author="Susumu Goto" w:id="36" w:date="2026-08-28T06:01:45Z">
                      <w:rPr>
                        <w:rFonts w:ascii="Times New Roman" w:cs="Times New Roman" w:eastAsia="Times New Roman" w:hAnsi="Times New Roman"/>
                        <w:b w:val="0"/>
                        <w:bCs w:val="0"/>
                        <w:i w:val="0"/>
                        <w:iCs w:val="0"/>
                        <w:sz w:val="20"/>
                        <w:szCs w:val="20"/>
                      </w:rPr>
                    </w:rPrChange>
                  </w:rPr>
                  <w:t xml:space="preserve">adding the original guideline to the prompt improved quite a lot (+0.27), improvements with the iterative refinements are limited (+0.03). In this research, we analyzed the detailed cause of the limited refinements to achieve further improvement.</w:t>
                </w:r>
              </w:ins>
            </w:sdtContent>
          </w:sdt>
          <w:ins w:author="Susumu Goto" w:id="35" w:date="2026-08-28T06:01:45Z"/>
        </w:sdtContent>
      </w:sdt>
      <w:r w:rsidDel="00000000" w:rsidR="00000000" w:rsidRPr="00000000">
        <w:rPr>
          <w:rtl w:val="0"/>
        </w:rPr>
      </w:r>
    </w:p>
    <w:p w:rsidR="00000000" w:rsidDel="00000000" w:rsidP="00000000" w:rsidRDefault="00000000" w:rsidRPr="00000000" w14:paraId="00000008">
      <w:pPr>
        <w:spacing w:after="80" w:lineRule="auto"/>
        <w:jc w:val="both"/>
        <w:rPr>
          <w:rFonts w:ascii="Times New Roman" w:cs="Times New Roman" w:eastAsia="Times New Roman" w:hAnsi="Times New Roman"/>
          <w:b w:val="0"/>
          <w:bCs w:val="0"/>
          <w:i w:val="0"/>
          <w:iCs w:val="0"/>
          <w:sz w:val="20"/>
          <w:szCs w:val="20"/>
        </w:rPr>
      </w:pPr>
      <w:sdt>
        <w:sdtPr>
          <w:id w:val="1031833672"/>
          <w:tag w:val="goog_rdk_68"/>
        </w:sdtPr>
        <w:sdtContent>
          <w:del w:author="Susumu Goto" w:id="37" w:date="2026-08-28T06:04:55Z">
            <w:r w:rsidDel="00000000" w:rsidR="00000000" w:rsidRPr="00000000">
              <w:rPr>
                <w:rFonts w:ascii="Times New Roman" w:cs="Times New Roman" w:eastAsia="Times New Roman" w:hAnsi="Times New Roman"/>
                <w:b w:val="0"/>
                <w:bCs w:val="0"/>
                <w:i w:val="0"/>
                <w:iCs w:val="0"/>
                <w:sz w:val="20"/>
                <w:szCs w:val="20"/>
                <w:rtl w:val="0"/>
              </w:rPr>
              <w:delText xml:space="preserve">These two gains are very unequal, and the smaller one is the one that matters. Supplying the guideline is worth +0.27, but it is a one-time gain: once the guideline is in the prompt, it cannot be supplied again. Moderation is the only component that can push performance further, and it contributes just +0.03.</w:delText>
            </w:r>
          </w:del>
        </w:sdtContent>
      </w:sdt>
      <w:r w:rsidDel="00000000" w:rsidR="00000000" w:rsidRPr="00000000">
        <w:rPr>
          <w:rtl w:val="0"/>
        </w:rPr>
      </w:r>
    </w:p>
    <w:p w:rsidR="00000000" w:rsidDel="00000000" w:rsidP="00000000" w:rsidRDefault="00000000" w:rsidRPr="00000000" w14:paraId="00000009">
      <w:pPr>
        <w:spacing w:after="80" w:lineRule="auto"/>
        <w:jc w:val="both"/>
        <w:rPr>
          <w:rFonts w:ascii="Times New Roman" w:cs="Times New Roman" w:eastAsia="Times New Roman" w:hAnsi="Times New Roman"/>
          <w:b w:val="0"/>
          <w:bCs w:val="0"/>
          <w:i w:val="0"/>
          <w:iCs w:val="0"/>
          <w:sz w:val="20"/>
          <w:szCs w:val="20"/>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drawing>
          <wp:inline distB="0" distT="0" distL="114300" distR="114300">
            <wp:extent cx="5365115" cy="2428875"/>
            <wp:effectExtent b="0" l="0" r="0" t="0"/>
            <wp:docPr descr="framework_figure" id="5" name="image2.png"/>
            <a:graphic>
              <a:graphicData uri="http://schemas.openxmlformats.org/drawingml/2006/picture">
                <pic:pic>
                  <pic:nvPicPr>
                    <pic:cNvPr descr="framework_figure" id="0" name="image2.png"/>
                    <pic:cNvPicPr preferRelativeResize="0"/>
                  </pic:nvPicPr>
                  <pic:blipFill>
                    <a:blip r:embed="rId9"/>
                    <a:srcRect b="0" l="0" r="0" t="0"/>
                    <a:stretch>
                      <a:fillRect/>
                    </a:stretch>
                  </pic:blipFill>
                  <pic:spPr>
                    <a:xfrm>
                      <a:off x="0" y="0"/>
                      <a:ext cx="536511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spacing w:after="120" w:lineRule="auto"/>
        <w:jc w:val="center"/>
        <w:rPr>
          <w:i w:val="0"/>
          <w:iCs w:val="0"/>
        </w:rPr>
      </w:pPr>
      <w:r w:rsidDel="00000000" w:rsidR="00000000" w:rsidRPr="00000000">
        <w:rPr>
          <w:b w:val="0"/>
          <w:bCs w:val="0"/>
          <w:i w:val="0"/>
          <w:iCs w:val="0"/>
          <w:sz w:val="16"/>
          <w:szCs w:val="16"/>
          <w:rtl w:val="0"/>
        </w:rPr>
        <w:t xml:space="preserve">Figure 1. One round of iterative guideline moderation as implemented. Markers 1 to 3 locate points 1, 2 and 3 of Table 1.</w:t>
      </w:r>
      <w:r w:rsidDel="00000000" w:rsidR="00000000" w:rsidRPr="00000000">
        <w:rPr>
          <w:rtl w:val="0"/>
        </w:rPr>
      </w:r>
    </w:p>
    <w:p w:rsidR="00000000" w:rsidDel="00000000" w:rsidP="00000000" w:rsidRDefault="00000000" w:rsidRPr="00000000" w14:paraId="0000000C">
      <w:pPr>
        <w:keepNext w:val="0"/>
        <w:keepLines w:val="0"/>
        <w:pageBreakBefore w:val="0"/>
        <w:widowControl w:val="1"/>
        <w:spacing w:after="120" w:lineRule="auto"/>
        <w:jc w:val="left"/>
        <w:rPr/>
      </w:pPr>
      <w:r w:rsidDel="00000000" w:rsidR="00000000" w:rsidRPr="00000000">
        <w:rPr>
          <w:b w:val="1"/>
          <w:bCs w:val="1"/>
          <w:i w:val="0"/>
          <w:iCs w:val="0"/>
          <w:sz w:val="20"/>
          <w:szCs w:val="20"/>
          <w:rtl w:val="0"/>
        </w:rPr>
        <w:t xml:space="preserve">2. Methodology</w:t>
      </w:r>
      <w:r w:rsidDel="00000000" w:rsidR="00000000" w:rsidRPr="00000000">
        <w:rPr>
          <w:rtl w:val="0"/>
        </w:rPr>
      </w:r>
    </w:p>
    <w:p w:rsidR="00000000" w:rsidDel="00000000" w:rsidP="00000000" w:rsidRDefault="00000000" w:rsidRPr="00000000" w14:paraId="0000000D">
      <w:pPr>
        <w:spacing w:after="80" w:lineRule="auto"/>
        <w:jc w:val="both"/>
        <w:rPr>
          <w:rFonts w:ascii="Times New Roman" w:cs="Times New Roman" w:eastAsia="Times New Roman" w:hAnsi="Times New Roman"/>
          <w:b w:val="0"/>
          <w:bCs w:val="0"/>
          <w:i w:val="0"/>
          <w:iCs w:val="0"/>
          <w:sz w:val="20"/>
          <w:szCs w:val="20"/>
        </w:rPr>
      </w:pPr>
      <w:r w:rsidDel="00000000" w:rsidR="00000000" w:rsidRPr="00000000">
        <w:rPr>
          <w:rFonts w:ascii="Times New Roman" w:cs="Times New Roman" w:eastAsia="Times New Roman" w:hAnsi="Times New Roman"/>
          <w:b w:val="0"/>
          <w:bCs w:val="0"/>
          <w:i w:val="0"/>
          <w:iCs w:val="0"/>
          <w:sz w:val="20"/>
          <w:szCs w:val="20"/>
          <w:rtl w:val="0"/>
        </w:rPr>
        <w:t xml:space="preserve">T</w:t>
      </w:r>
      <w:sdt>
        <w:sdtPr>
          <w:id w:val="2094185887"/>
          <w:tag w:val="goog_rdk_69"/>
        </w:sdtPr>
        <w:sdtContent>
          <w:del w:author="Susumu Goto" w:id="38" w:date="2026-08-28T06:10:39Z">
            <w:r w:rsidDel="00000000" w:rsidR="00000000" w:rsidRPr="00000000">
              <w:rPr>
                <w:rFonts w:ascii="Times New Roman" w:cs="Times New Roman" w:eastAsia="Times New Roman" w:hAnsi="Times New Roman"/>
                <w:b w:val="0"/>
                <w:bCs w:val="0"/>
                <w:i w:val="0"/>
                <w:iCs w:val="0"/>
                <w:sz w:val="20"/>
                <w:szCs w:val="20"/>
                <w:rtl w:val="0"/>
              </w:rPr>
              <w:delText xml:space="preserve">his work aims t</w:delText>
            </w:r>
          </w:del>
        </w:sdtContent>
      </w:sdt>
      <w:r w:rsidDel="00000000" w:rsidR="00000000" w:rsidRPr="00000000">
        <w:rPr>
          <w:rFonts w:ascii="Times New Roman" w:cs="Times New Roman" w:eastAsia="Times New Roman" w:hAnsi="Times New Roman"/>
          <w:b w:val="0"/>
          <w:bCs w:val="0"/>
          <w:i w:val="0"/>
          <w:iCs w:val="0"/>
          <w:sz w:val="20"/>
          <w:szCs w:val="20"/>
          <w:rtl w:val="0"/>
        </w:rPr>
        <w:t xml:space="preserve">o optimize guideline refinement for LLM-based annotation</w:t>
      </w:r>
      <w:sdt>
        <w:sdtPr>
          <w:id w:val="1282905037"/>
          <w:tag w:val="goog_rdk_70"/>
        </w:sdtPr>
        <w:sdtContent>
          <w:ins w:author="Susumu Goto" w:id="39" w:date="2026-08-28T06:11:20Z"/>
          <w:sdt>
            <w:sdtPr>
              <w:id w:val="1109272725"/>
              <w:tag w:val="goog_rdk_71"/>
            </w:sdtPr>
            <w:sdtContent>
              <w:ins w:author="Susumu Goto" w:id="39" w:date="2026-08-28T06:11:20Z">
                <w:r w:rsidDel="00000000" w:rsidR="00000000" w:rsidRPr="00000000">
                  <w:rPr>
                    <w:rtl w:val="0"/>
                    <w:rPrChange w:author="Susumu Goto" w:id="40" w:date="2026-08-28T06:11:20Z">
                      <w:rPr>
                        <w:rFonts w:ascii="Times New Roman" w:cs="Times New Roman" w:eastAsia="Times New Roman" w:hAnsi="Times New Roman"/>
                        <w:b w:val="0"/>
                        <w:bCs w:val="0"/>
                        <w:i w:val="0"/>
                        <w:iCs w:val="0"/>
                        <w:sz w:val="20"/>
                        <w:szCs w:val="20"/>
                      </w:rPr>
                    </w:rPrChange>
                  </w:rPr>
                  <w:t xml:space="preserve"> by</w:t>
                </w:r>
              </w:ins>
            </w:sdtContent>
          </w:sdt>
          <w:ins w:author="Susumu Goto" w:id="39" w:date="2026-08-28T06:11:20Z"/>
        </w:sdtContent>
      </w:sdt>
      <w:sdt>
        <w:sdtPr>
          <w:id w:val="-1936122865"/>
          <w:tag w:val="goog_rdk_72"/>
        </w:sdtPr>
        <w:sdtContent>
          <w:del w:author="Susumu Goto" w:id="39" w:date="2026-08-28T06:11:20Z"/>
          <w:sdt>
            <w:sdtPr>
              <w:id w:val="-923677067"/>
              <w:tag w:val="goog_rdk_73"/>
            </w:sdtPr>
            <w:sdtContent>
              <w:del w:author="Susumu Goto" w:id="39" w:date="2026-08-28T06:11:20Z">
                <w:r w:rsidDel="00000000" w:rsidR="00000000" w:rsidRPr="00000000">
                  <w:rPr>
                    <w:rtl w:val="0"/>
                    <w:rPrChange w:author="Susumu Goto" w:id="40" w:date="2026-08-28T06:11:20Z">
                      <w:rPr>
                        <w:rFonts w:ascii="Times New Roman" w:cs="Times New Roman" w:eastAsia="Times New Roman" w:hAnsi="Times New Roman"/>
                        <w:b w:val="0"/>
                        <w:bCs w:val="0"/>
                        <w:i w:val="0"/>
                        <w:iCs w:val="0"/>
                        <w:sz w:val="20"/>
                        <w:szCs w:val="20"/>
                      </w:rPr>
                    </w:rPrChange>
                  </w:rPr>
                  <w:delText xml:space="preserve">, so as to</w:delText>
                </w:r>
              </w:del>
            </w:sdtContent>
          </w:sdt>
          <w:del w:author="Susumu Goto" w:id="39" w:date="2026-08-28T06:11:20Z"/>
        </w:sdtContent>
      </w:sdt>
      <w:r w:rsidDel="00000000" w:rsidR="00000000" w:rsidRPr="00000000">
        <w:rPr>
          <w:rFonts w:ascii="Times New Roman" w:cs="Times New Roman" w:eastAsia="Times New Roman" w:hAnsi="Times New Roman"/>
          <w:b w:val="0"/>
          <w:bCs w:val="0"/>
          <w:i w:val="0"/>
          <w:iCs w:val="0"/>
          <w:sz w:val="20"/>
          <w:szCs w:val="20"/>
          <w:rtl w:val="0"/>
        </w:rPr>
        <w:t xml:space="preserve"> </w:t>
      </w:r>
      <w:sdt>
        <w:sdtPr>
          <w:id w:val="-1931444812"/>
          <w:tag w:val="goog_rdk_74"/>
        </w:sdtPr>
        <w:sdtContent>
          <w:ins w:author="Susumu Goto" w:id="41" w:date="2026-08-28T06:11:26Z"/>
          <w:sdt>
            <w:sdtPr>
              <w:id w:val="-1058573465"/>
              <w:tag w:val="goog_rdk_75"/>
            </w:sdtPr>
            <w:sdtContent>
              <w:ins w:author="Susumu Goto" w:id="41" w:date="2026-08-28T06:11:26Z">
                <w:r w:rsidDel="00000000" w:rsidR="00000000" w:rsidRPr="00000000">
                  <w:rPr>
                    <w:rtl w:val="0"/>
                    <w:rPrChange w:author="Susumu Goto" w:id="42" w:date="2026-08-28T06:11:26Z">
                      <w:rPr>
                        <w:rFonts w:ascii="Times New Roman" w:cs="Times New Roman" w:eastAsia="Times New Roman" w:hAnsi="Times New Roman"/>
                        <w:b w:val="0"/>
                        <w:bCs w:val="0"/>
                        <w:i w:val="0"/>
                        <w:iCs w:val="0"/>
                        <w:sz w:val="20"/>
                        <w:szCs w:val="20"/>
                      </w:rPr>
                    </w:rPrChange>
                  </w:rPr>
                  <w:t xml:space="preserve">maximizing</w:t>
                </w:r>
              </w:ins>
            </w:sdtContent>
          </w:sdt>
          <w:ins w:author="Susumu Goto" w:id="41" w:date="2026-08-28T06:11:26Z"/>
        </w:sdtContent>
      </w:sdt>
      <w:sdt>
        <w:sdtPr>
          <w:id w:val="-1574025094"/>
          <w:tag w:val="goog_rdk_76"/>
        </w:sdtPr>
        <w:sdtContent>
          <w:del w:author="Susumu Goto" w:id="41" w:date="2026-08-28T06:11:26Z"/>
          <w:sdt>
            <w:sdtPr>
              <w:id w:val="-1317299561"/>
              <w:tag w:val="goog_rdk_77"/>
            </w:sdtPr>
            <w:sdtContent>
              <w:del w:author="Susumu Goto" w:id="41" w:date="2026-08-28T06:11:26Z">
                <w:r w:rsidDel="00000000" w:rsidR="00000000" w:rsidRPr="00000000">
                  <w:rPr>
                    <w:rtl w:val="0"/>
                    <w:rPrChange w:author="Susumu Goto" w:id="42" w:date="2026-08-28T06:11:26Z">
                      <w:rPr>
                        <w:rFonts w:ascii="Times New Roman" w:cs="Times New Roman" w:eastAsia="Times New Roman" w:hAnsi="Times New Roman"/>
                        <w:b w:val="0"/>
                        <w:bCs w:val="0"/>
                        <w:i w:val="0"/>
                        <w:iCs w:val="0"/>
                        <w:sz w:val="20"/>
                        <w:szCs w:val="20"/>
                      </w:rPr>
                    </w:rPrChange>
                  </w:rPr>
                  <w:delText xml:space="preserve">maximize</w:delText>
                </w:r>
              </w:del>
            </w:sdtContent>
          </w:sdt>
          <w:del w:author="Susumu Goto" w:id="41" w:date="2026-08-28T06:11:26Z"/>
        </w:sdtContent>
      </w:sdt>
      <w:r w:rsidDel="00000000" w:rsidR="00000000" w:rsidRPr="00000000">
        <w:rPr>
          <w:rFonts w:ascii="Times New Roman" w:cs="Times New Roman" w:eastAsia="Times New Roman" w:hAnsi="Times New Roman"/>
          <w:b w:val="0"/>
          <w:bCs w:val="0"/>
          <w:i w:val="0"/>
          <w:iCs w:val="0"/>
          <w:sz w:val="20"/>
          <w:szCs w:val="20"/>
          <w:rtl w:val="0"/>
        </w:rPr>
        <w:t xml:space="preserve"> what moderation can contribute.</w:t>
      </w:r>
      <w:r w:rsidDel="00000000" w:rsidR="00000000" w:rsidRPr="00000000">
        <w:rPr>
          <w:b w:val="0"/>
          <w:bCs w:val="0"/>
          <w:i w:val="0"/>
          <w:iCs w:val="0"/>
          <w:sz w:val="20"/>
          <w:szCs w:val="20"/>
          <w:rtl w:val="0"/>
        </w:rPr>
        <w:t xml:space="preserve"> </w:t>
      </w:r>
      <w:sdt>
        <w:sdtPr>
          <w:id w:val="-915517618"/>
          <w:tag w:val="goog_rdk_78"/>
        </w:sdtPr>
        <w:sdtContent>
          <w:ins w:author="Susumu Goto" w:id="43" w:date="2026-08-28T06:12:18Z"/>
          <w:sdt>
            <w:sdtPr>
              <w:id w:val="-306621171"/>
              <w:tag w:val="goog_rdk_79"/>
            </w:sdtPr>
            <w:sdtContent>
              <w:ins w:author="Susumu Goto" w:id="43" w:date="2026-08-28T06:12:18Z">
                <w:r w:rsidDel="00000000" w:rsidR="00000000" w:rsidRPr="00000000">
                  <w:rPr>
                    <w:rtl w:val="0"/>
                    <w:rPrChange w:author="Susumu Goto" w:id="44" w:date="2026-08-28T06:12:18Z">
                      <w:rPr>
                        <w:b w:val="0"/>
                        <w:bCs w:val="0"/>
                        <w:i w:val="0"/>
                        <w:iCs w:val="0"/>
                        <w:sz w:val="20"/>
                        <w:szCs w:val="20"/>
                      </w:rPr>
                    </w:rPrChange>
                  </w:rPr>
                  <w:t xml:space="preserve">F</w:t>
                </w:r>
              </w:ins>
            </w:sdtContent>
          </w:sdt>
          <w:ins w:author="Susumu Goto" w:id="43" w:date="2026-08-28T06:12:18Z"/>
        </w:sdtContent>
      </w:sdt>
      <w:sdt>
        <w:sdtPr>
          <w:id w:val="-1062881148"/>
          <w:tag w:val="goog_rdk_80"/>
        </w:sdtPr>
        <w:sdtContent>
          <w:del w:author="Susumu Goto" w:id="43" w:date="2026-08-28T06:12:18Z"/>
          <w:sdt>
            <w:sdtPr>
              <w:id w:val="-182092490"/>
              <w:tag w:val="goog_rdk_81"/>
            </w:sdtPr>
            <w:sdtContent>
              <w:del w:author="Susumu Goto" w:id="43" w:date="2026-08-28T06:12:18Z">
                <w:r w:rsidDel="00000000" w:rsidR="00000000" w:rsidRPr="00000000">
                  <w:rPr>
                    <w:rtl w:val="0"/>
                    <w:rPrChange w:author="Susumu Goto" w:id="44" w:date="2026-08-28T06:12:18Z">
                      <w:rPr>
                        <w:b w:val="0"/>
                        <w:bCs w:val="0"/>
                        <w:i w:val="0"/>
                        <w:iCs w:val="0"/>
                        <w:sz w:val="20"/>
                        <w:szCs w:val="20"/>
                      </w:rPr>
                    </w:rPrChange>
                  </w:rPr>
                  <w:delText xml:space="preserve">It</w:delText>
                </w:r>
              </w:del>
            </w:sdtContent>
          </w:sdt>
          <w:del w:author="Susumu Goto" w:id="43" w:date="2026-08-28T06:12:18Z">
            <w:sdt>
              <w:sdtPr>
                <w:id w:val="20902818"/>
                <w:tag w:val="goog_rdk_82"/>
              </w:sdtPr>
              <w:sdtContent>
                <w:r w:rsidDel="00000000" w:rsidR="00000000" w:rsidRPr="00000000">
                  <w:rPr>
                    <w:rtl w:val="0"/>
                    <w:rPrChange w:author="Susumu Goto" w:id="44" w:date="2026-08-28T06:12:18Z">
                      <w:rPr>
                        <w:rFonts w:ascii="Times New Roman" w:cs="Times New Roman" w:eastAsia="Times New Roman" w:hAnsi="Times New Roman"/>
                        <w:b w:val="0"/>
                        <w:bCs w:val="0"/>
                        <w:i w:val="0"/>
                        <w:iCs w:val="0"/>
                        <w:sz w:val="20"/>
                        <w:szCs w:val="20"/>
                      </w:rPr>
                    </w:rPrChange>
                  </w:rPr>
                  <w:delText xml:space="preserve"> f</w:delText>
                </w:r>
              </w:sdtContent>
            </w:sdt>
          </w:del>
        </w:sdtContent>
      </w:sdt>
      <w:r w:rsidDel="00000000" w:rsidR="00000000" w:rsidRPr="00000000">
        <w:rPr>
          <w:rFonts w:ascii="Times New Roman" w:cs="Times New Roman" w:eastAsia="Times New Roman" w:hAnsi="Times New Roman"/>
          <w:b w:val="0"/>
          <w:bCs w:val="0"/>
          <w:i w:val="0"/>
          <w:iCs w:val="0"/>
          <w:sz w:val="20"/>
          <w:szCs w:val="20"/>
          <w:rtl w:val="0"/>
        </w:rPr>
        <w:t xml:space="preserve">irst </w:t>
      </w:r>
      <w:sdt>
        <w:sdtPr>
          <w:id w:val="-99884751"/>
          <w:tag w:val="goog_rdk_83"/>
        </w:sdtPr>
        <w:sdtContent>
          <w:ins w:author="Susumu Goto" w:id="45" w:date="2026-08-28T06:12:21Z">
            <w:r w:rsidDel="00000000" w:rsidR="00000000" w:rsidRPr="00000000">
              <w:rPr>
                <w:rFonts w:ascii="Times New Roman" w:cs="Times New Roman" w:eastAsia="Times New Roman" w:hAnsi="Times New Roman"/>
                <w:b w:val="0"/>
                <w:bCs w:val="0"/>
                <w:i w:val="0"/>
                <w:iCs w:val="0"/>
                <w:sz w:val="20"/>
                <w:szCs w:val="20"/>
                <w:rtl w:val="0"/>
              </w:rPr>
              <w:t xml:space="preserve">we </w:t>
            </w:r>
          </w:ins>
        </w:sdtContent>
      </w:sdt>
      <w:r w:rsidDel="00000000" w:rsidR="00000000" w:rsidRPr="00000000">
        <w:rPr>
          <w:rFonts w:ascii="Times New Roman" w:cs="Times New Roman" w:eastAsia="Times New Roman" w:hAnsi="Times New Roman"/>
          <w:b w:val="0"/>
          <w:bCs w:val="0"/>
          <w:i w:val="0"/>
          <w:iCs w:val="0"/>
          <w:sz w:val="20"/>
          <w:szCs w:val="20"/>
          <w:rtl w:val="0"/>
        </w:rPr>
        <w:t xml:space="preserve">examine</w:t>
      </w:r>
      <w:sdt>
        <w:sdtPr>
          <w:id w:val="-85738512"/>
          <w:tag w:val="goog_rdk_84"/>
        </w:sdtPr>
        <w:sdtContent>
          <w:ins w:author="Susumu Goto" w:id="46" w:date="2026-08-28T06:12:26Z"/>
          <w:sdt>
            <w:sdtPr>
              <w:id w:val="1182081875"/>
              <w:tag w:val="goog_rdk_85"/>
            </w:sdtPr>
            <w:sdtContent>
              <w:ins w:author="Susumu Goto" w:id="46" w:date="2026-08-28T06:12:26Z">
                <w:r w:rsidDel="00000000" w:rsidR="00000000" w:rsidRPr="00000000">
                  <w:rPr>
                    <w:rtl w:val="0"/>
                    <w:rPrChange w:author="Susumu Goto" w:id="47" w:date="2026-08-28T06:12:26Z">
                      <w:rPr>
                        <w:rFonts w:ascii="Times New Roman" w:cs="Times New Roman" w:eastAsia="Times New Roman" w:hAnsi="Times New Roman"/>
                        <w:b w:val="0"/>
                        <w:bCs w:val="0"/>
                        <w:i w:val="0"/>
                        <w:iCs w:val="0"/>
                        <w:sz w:val="20"/>
                        <w:szCs w:val="20"/>
                      </w:rPr>
                    </w:rPrChange>
                  </w:rPr>
                  <w:t xml:space="preserve">d</w:t>
                </w:r>
              </w:ins>
            </w:sdtContent>
          </w:sdt>
          <w:ins w:author="Susumu Goto" w:id="46" w:date="2026-08-28T06:12:26Z"/>
        </w:sdtContent>
      </w:sdt>
      <w:sdt>
        <w:sdtPr>
          <w:id w:val="-795638225"/>
          <w:tag w:val="goog_rdk_86"/>
        </w:sdtPr>
        <w:sdtContent>
          <w:del w:author="Susumu Goto" w:id="46" w:date="2026-08-28T06:12:26Z"/>
          <w:sdt>
            <w:sdtPr>
              <w:id w:val="-1070312655"/>
              <w:tag w:val="goog_rdk_87"/>
            </w:sdtPr>
            <w:sdtContent>
              <w:del w:author="Susumu Goto" w:id="46" w:date="2026-08-28T06:12:26Z">
                <w:r w:rsidDel="00000000" w:rsidR="00000000" w:rsidRPr="00000000">
                  <w:rPr>
                    <w:rtl w:val="0"/>
                    <w:rPrChange w:author="Susumu Goto" w:id="47" w:date="2026-08-28T06:12:26Z">
                      <w:rPr>
                        <w:rFonts w:ascii="Times New Roman" w:cs="Times New Roman" w:eastAsia="Times New Roman" w:hAnsi="Times New Roman"/>
                        <w:b w:val="0"/>
                        <w:bCs w:val="0"/>
                        <w:i w:val="0"/>
                        <w:iCs w:val="0"/>
                        <w:sz w:val="20"/>
                        <w:szCs w:val="20"/>
                      </w:rPr>
                    </w:rPrChange>
                  </w:rPr>
                  <w:delText xml:space="preserve">s</w:delText>
                </w:r>
              </w:del>
            </w:sdtContent>
          </w:sdt>
          <w:del w:author="Susumu Goto" w:id="46" w:date="2026-08-28T06:12:26Z"/>
        </w:sdtContent>
      </w:sdt>
      <w:r w:rsidDel="00000000" w:rsidR="00000000" w:rsidRPr="00000000">
        <w:rPr>
          <w:rFonts w:ascii="Times New Roman" w:cs="Times New Roman" w:eastAsia="Times New Roman" w:hAnsi="Times New Roman"/>
          <w:b w:val="0"/>
          <w:bCs w:val="0"/>
          <w:i w:val="0"/>
          <w:iCs w:val="0"/>
          <w:sz w:val="20"/>
          <w:szCs w:val="20"/>
          <w:rtl w:val="0"/>
        </w:rPr>
        <w:t xml:space="preserve"> the released implementation stage by stage to locate what limits the current gain. Table 1 lists the six points </w:t>
      </w:r>
      <w:sdt>
        <w:sdtPr>
          <w:id w:val="-609811307"/>
          <w:tag w:val="goog_rdk_88"/>
        </w:sdtPr>
        <w:sdtContent>
          <w:del w:author="Susumu Goto" w:id="48" w:date="2026-08-28T06:12:53Z">
            <w:r w:rsidDel="00000000" w:rsidR="00000000" w:rsidRPr="00000000">
              <w:rPr>
                <w:rFonts w:ascii="Times New Roman" w:cs="Times New Roman" w:eastAsia="Times New Roman" w:hAnsi="Times New Roman"/>
                <w:b w:val="0"/>
                <w:bCs w:val="0"/>
                <w:i w:val="0"/>
                <w:iCs w:val="0"/>
                <w:sz w:val="20"/>
                <w:szCs w:val="20"/>
                <w:rtl w:val="0"/>
              </w:rPr>
              <w:delText xml:space="preserve">it </w:delText>
            </w:r>
          </w:del>
        </w:sdtContent>
      </w:sdt>
      <w:r w:rsidDel="00000000" w:rsidR="00000000" w:rsidRPr="00000000">
        <w:rPr>
          <w:rFonts w:ascii="Times New Roman" w:cs="Times New Roman" w:eastAsia="Times New Roman" w:hAnsi="Times New Roman"/>
          <w:b w:val="0"/>
          <w:bCs w:val="0"/>
          <w:i w:val="0"/>
          <w:iCs w:val="0"/>
          <w:sz w:val="20"/>
          <w:szCs w:val="20"/>
          <w:rtl w:val="0"/>
        </w:rPr>
        <w:t xml:space="preserve">found, with the evidence for each.</w:t>
      </w:r>
    </w:p>
    <w:tbl>
      <w:tblPr>
        <w:tblStyle w:val="Table1"/>
        <w:tblW w:w="103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9"/>
        <w:gridCol w:w="3763"/>
        <w:gridCol w:w="6216"/>
        <w:tblGridChange w:id="0">
          <w:tblGrid>
            <w:gridCol w:w="419"/>
            <w:gridCol w:w="3763"/>
            <w:gridCol w:w="62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pPr>
            <w:r w:rsidDel="00000000" w:rsidR="00000000" w:rsidRPr="00000000">
              <w:rPr>
                <w:b w:val="1"/>
                <w:bCs w:val="1"/>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pPr>
            <w:r w:rsidDel="00000000" w:rsidR="00000000" w:rsidRPr="00000000">
              <w:rPr>
                <w:b w:val="1"/>
                <w:bCs w:val="1"/>
                <w:sz w:val="16"/>
                <w:szCs w:val="16"/>
                <w:rtl w:val="0"/>
              </w:rPr>
              <w:t xml:space="preserve">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rPr/>
            </w:pPr>
            <w:r w:rsidDel="00000000" w:rsidR="00000000" w:rsidRPr="00000000">
              <w:rPr>
                <w:b w:val="1"/>
                <w:bCs w:val="1"/>
                <w:sz w:val="16"/>
                <w:szCs w:val="16"/>
                <w:rtl w:val="0"/>
              </w:rPr>
              <w:t xml:space="preserve">Evidence</w:t>
            </w:r>
            <w:r w:rsidDel="00000000" w:rsidR="00000000" w:rsidRPr="00000000">
              <w:rPr>
                <w:rtl w:val="0"/>
              </w:rPr>
            </w:r>
          </w:p>
        </w:tc>
      </w:tr>
      <w:tr>
        <w:trPr>
          <w:cantSplit w:val="1"/>
          <w:trHeight w:val="3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10" w:before="10" w:line="240" w:lineRule="auto"/>
              <w:rPr/>
            </w:pPr>
            <w:r w:rsidDel="00000000" w:rsidR="00000000" w:rsidRPr="00000000">
              <w:rPr>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10" w:before="10" w:line="240" w:lineRule="auto"/>
              <w:rPr/>
            </w:pPr>
            <w:r w:rsidDel="00000000" w:rsidR="00000000" w:rsidRPr="00000000">
              <w:rPr>
                <w:sz w:val="16"/>
                <w:szCs w:val="16"/>
                <w:rtl w:val="0"/>
              </w:rPr>
              <w:t xml:space="preserve">Verified examples, meant only to prevent regression, are copied into the guideline instead (i.e. hard coding).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10" w:before="10" w:line="240" w:lineRule="auto"/>
              <w:rPr/>
            </w:pPr>
            <w:r w:rsidDel="00000000" w:rsidR="00000000" w:rsidRPr="00000000">
              <w:rPr>
                <w:sz w:val="16"/>
                <w:szCs w:val="16"/>
                <w:rtl w:val="0"/>
              </w:rPr>
              <w:t xml:space="preserve">38 of the 52 lines round 1 adds to refined guidelines come from the five verified example documents to ask the model not to flip them.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10" w:before="10" w:line="240" w:lineRule="auto"/>
              <w:rPr/>
            </w:pPr>
            <w:r w:rsidDel="00000000" w:rsidR="00000000" w:rsidRPr="00000000">
              <w:rPr>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10" w:before="10" w:line="240" w:lineRule="auto"/>
              <w:rPr/>
            </w:pPr>
            <w:r w:rsidDel="00000000" w:rsidR="00000000" w:rsidRPr="00000000">
              <w:rPr>
                <w:sz w:val="16"/>
                <w:szCs w:val="16"/>
                <w:rtl w:val="0"/>
              </w:rPr>
              <w:t xml:space="preserve">The verified examples do not change with the error type being analyzed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10" w:before="10" w:line="240" w:lineRule="auto"/>
              <w:rPr/>
            </w:pPr>
            <w:r w:rsidDel="00000000" w:rsidR="00000000" w:rsidRPr="00000000">
              <w:rPr>
                <w:sz w:val="16"/>
                <w:szCs w:val="16"/>
                <w:rtl w:val="0"/>
              </w:rPr>
              <w:t xml:space="preserve">Provided reference verified examples are identical across rounds, while the error type varies. In round 3, the largest discrepancy cluster is a boundary mismatch, and provided verified examples have no such evidence.</w:t>
            </w:r>
            <w:r w:rsidDel="00000000" w:rsidR="00000000" w:rsidRPr="00000000">
              <w:rPr>
                <w:rtl w:val="0"/>
              </w:rPr>
            </w:r>
          </w:p>
        </w:tc>
      </w:tr>
      <w:tr>
        <w:trPr>
          <w:cantSplit w:val="1"/>
          <w:trHeight w:val="3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10" w:before="10" w:line="240" w:lineRule="auto"/>
              <w:rPr/>
            </w:pPr>
            <w:r w:rsidDel="00000000" w:rsidR="00000000" w:rsidRPr="00000000">
              <w:rPr>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10" w:before="10" w:line="240" w:lineRule="auto"/>
              <w:rPr/>
            </w:pPr>
            <w:r w:rsidDel="00000000" w:rsidR="00000000" w:rsidRPr="00000000">
              <w:rPr>
                <w:sz w:val="16"/>
                <w:szCs w:val="16"/>
                <w:rtl w:val="0"/>
              </w:rPr>
              <w:t xml:space="preserve">The rationale each annotation carries is not fully utilized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10" w:before="10" w:line="240" w:lineRule="auto"/>
              <w:rPr/>
            </w:pPr>
            <w:r w:rsidDel="00000000" w:rsidR="00000000" w:rsidRPr="00000000">
              <w:rPr>
                <w:sz w:val="16"/>
                <w:szCs w:val="16"/>
                <w:rtl w:val="0"/>
              </w:rPr>
              <w:t xml:space="preserve">Every annotation names a rationale and the section it applied; neither is recorded, so neither can be analyzed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10" w:before="10" w:line="240" w:lineRule="auto"/>
              <w:rPr/>
            </w:pPr>
            <w:r w:rsidDel="00000000" w:rsidR="00000000" w:rsidRPr="00000000">
              <w:rPr>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10" w:before="10" w:line="240" w:lineRule="auto"/>
              <w:rPr/>
            </w:pPr>
            <w:r w:rsidDel="00000000" w:rsidR="00000000" w:rsidRPr="00000000">
              <w:rPr>
                <w:sz w:val="16"/>
                <w:szCs w:val="16"/>
                <w:rtl w:val="0"/>
              </w:rPr>
              <w:t xml:space="preserve">Ten development documents do not cover the error types the guideline is judged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10" w:before="10" w:line="240" w:lineRule="auto"/>
              <w:rPr/>
            </w:pPr>
            <w:r w:rsidDel="00000000" w:rsidR="00000000" w:rsidRPr="00000000">
              <w:rPr>
                <w:sz w:val="16"/>
                <w:szCs w:val="16"/>
                <w:rtl w:val="0"/>
              </w:rPr>
              <w:t xml:space="preserve">Gold Modifier predicted as nothing: 21% of validation-set disagreements, the largest discrepancy cluster on the validation set, but 0% of the development set’s.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10" w:before="10" w:line="240" w:lineRule="auto"/>
              <w:rPr/>
            </w:pPr>
            <w:r w:rsidDel="00000000" w:rsidR="00000000" w:rsidRPr="00000000">
              <w:rPr>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10" w:before="10" w:line="240" w:lineRule="auto"/>
              <w:rPr/>
            </w:pPr>
            <w:r w:rsidDel="00000000" w:rsidR="00000000" w:rsidRPr="00000000">
              <w:rPr>
                <w:sz w:val="16"/>
                <w:szCs w:val="16"/>
                <w:rtl w:val="0"/>
              </w:rPr>
              <w:t xml:space="preserve">Annotating the same documents twice does not give the same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10" w:before="10" w:line="240" w:lineRule="auto"/>
              <w:rPr/>
            </w:pPr>
            <w:r w:rsidDel="00000000" w:rsidR="00000000" w:rsidRPr="00000000">
              <w:rPr>
                <w:sz w:val="16"/>
                <w:szCs w:val="16"/>
                <w:rtl w:val="0"/>
              </w:rPr>
              <w:t xml:space="preserve">Two annotations of the same ten documents can return 59 and 56 correct annotations; over twenty, development F1 ranged 0.739 to 0.859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10" w:before="10" w:line="240" w:lineRule="auto"/>
              <w:rPr/>
            </w:pPr>
            <w:r w:rsidDel="00000000" w:rsidR="00000000" w:rsidRPr="00000000">
              <w:rPr>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10" w:before="10" w:line="240" w:lineRule="auto"/>
              <w:rPr/>
            </w:pPr>
            <w:r w:rsidDel="00000000" w:rsidR="00000000" w:rsidRPr="00000000">
              <w:rPr>
                <w:sz w:val="16"/>
                <w:szCs w:val="16"/>
                <w:rtl w:val="0"/>
              </w:rPr>
              <w:t xml:space="preserve">One group is moderated per round, so each repair causes regressions elsewhere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10" w:before="10" w:line="240" w:lineRule="auto"/>
              <w:rPr/>
            </w:pPr>
            <w:r w:rsidDel="00000000" w:rsidR="00000000" w:rsidRPr="00000000">
              <w:rPr>
                <w:sz w:val="16"/>
                <w:szCs w:val="16"/>
                <w:rtl w:val="0"/>
              </w:rPr>
              <w:t xml:space="preserve">Each round repairs its target but adds errors of other types; the total falls only from 18 to 11 over three rounds (Figure 2)</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spacing w:after="120" w:before="120" w:lineRule="auto"/>
        <w:jc w:val="center"/>
        <w:rPr>
          <w:b w:val="0"/>
          <w:bCs w:val="0"/>
          <w:i w:val="0"/>
          <w:iCs w:val="0"/>
          <w:color w:val="000000"/>
          <w:sz w:val="16"/>
          <w:szCs w:val="16"/>
        </w:rPr>
      </w:pPr>
      <w:r w:rsidDel="00000000" w:rsidR="00000000" w:rsidRPr="00000000">
        <w:rPr>
          <w:b w:val="0"/>
          <w:bCs w:val="0"/>
          <w:i w:val="0"/>
          <w:iCs w:val="0"/>
          <w:color w:val="000000"/>
          <w:sz w:val="16"/>
          <w:szCs w:val="16"/>
          <w:rtl w:val="0"/>
        </w:rPr>
        <w:t xml:space="preserve">Table 1. Six points at which the released implementation could be improved, with the evidence for each.</w:t>
      </w:r>
    </w:p>
    <w:p w:rsidR="00000000" w:rsidDel="00000000" w:rsidP="00000000" w:rsidRDefault="00000000" w:rsidRPr="00000000" w14:paraId="00000024">
      <w:pPr>
        <w:keepNext w:val="0"/>
        <w:keepLines w:val="0"/>
        <w:pageBreakBefore w:val="0"/>
        <w:widowControl w:val="1"/>
        <w:spacing w:after="120" w:before="120" w:lineRule="auto"/>
        <w:jc w:val="center"/>
        <w:rPr>
          <w:b w:val="0"/>
          <w:bCs w:val="0"/>
          <w:i w:val="0"/>
          <w:iCs w:val="0"/>
          <w:color w:val="000000"/>
          <w:sz w:val="16"/>
          <w:szCs w:val="16"/>
        </w:rPr>
      </w:pPr>
      <w:r w:rsidDel="00000000" w:rsidR="00000000" w:rsidRPr="00000000">
        <w:rPr>
          <w:rtl w:val="0"/>
        </w:rPr>
      </w:r>
    </w:p>
    <w:p w:rsidR="00000000" w:rsidDel="00000000" w:rsidP="00000000" w:rsidRDefault="00000000" w:rsidRPr="00000000" w14:paraId="00000025">
      <w:pPr>
        <w:keepNext w:val="0"/>
        <w:keepLines w:val="0"/>
        <w:pageBreakBefore w:val="0"/>
        <w:widowControl w:val="1"/>
        <w:spacing w:after="120" w:before="120" w:lineRule="auto"/>
        <w:jc w:val="center"/>
        <w:rPr>
          <w:b w:val="0"/>
          <w:bCs w:val="0"/>
          <w:i w:val="0"/>
          <w:iCs w:val="0"/>
          <w:color w:val="000000"/>
          <w:sz w:val="16"/>
          <w:szCs w:val="16"/>
        </w:rPr>
      </w:pPr>
      <w:r w:rsidDel="00000000" w:rsidR="00000000" w:rsidRPr="00000000">
        <w:rPr>
          <w:rtl w:val="0"/>
        </w:rPr>
      </w:r>
    </w:p>
    <w:p w:rsidR="00000000" w:rsidDel="00000000" w:rsidP="00000000" w:rsidRDefault="00000000" w:rsidRPr="00000000" w14:paraId="00000026">
      <w:pPr>
        <w:spacing w:after="80" w:lineRule="auto"/>
        <w:jc w:val="both"/>
        <w:rPr>
          <w:b w:val="1"/>
          <w:bCs w:val="1"/>
          <w:i w:val="0"/>
          <w:iCs w:val="0"/>
          <w:sz w:val="20"/>
          <w:szCs w:val="20"/>
        </w:rPr>
      </w:pPr>
      <w:sdt>
        <w:sdtPr>
          <w:id w:val="811048088"/>
          <w:tag w:val="goog_rdk_90"/>
        </w:sdtPr>
        <w:sdtContent>
          <w:ins w:author="Susumu Goto" w:id="49" w:date="2026-08-28T06:34:10Z"/>
          <w:sdt>
            <w:sdtPr>
              <w:id w:val="-893989201"/>
              <w:tag w:val="goog_rdk_91"/>
            </w:sdtPr>
            <w:sdtContent>
              <w:ins w:author="Susumu Goto" w:id="49" w:date="2026-08-28T06:34:10Z">
                <w:r w:rsidDel="00000000" w:rsidR="00000000" w:rsidRPr="00000000">
                  <w:rPr>
                    <w:rtl w:val="0"/>
                    <w:rPrChange w:author="Susumu Goto" w:id="50" w:date="2026-08-28T06:34:10Z">
                      <w:rPr>
                        <w:b w:val="0"/>
                        <w:bCs w:val="0"/>
                        <w:i w:val="0"/>
                        <w:iCs w:val="0"/>
                        <w:color w:val="000000"/>
                        <w:sz w:val="16"/>
                        <w:szCs w:val="16"/>
                      </w:rPr>
                    </w:rPrChange>
                  </w:rPr>
                  <w:t xml:space="preserve">T</w:t>
                </w:r>
              </w:ins>
            </w:sdtContent>
          </w:sdt>
          <w:ins w:author="Susumu Goto" w:id="49" w:date="2026-08-28T06:34:10Z"/>
        </w:sdtContent>
      </w:sdt>
      <w:sdt>
        <w:sdtPr>
          <w:id w:val="1198258566"/>
          <w:tag w:val="goog_rdk_92"/>
        </w:sdtPr>
        <w:sdtContent>
          <w:del w:author="Susumu Goto" w:id="49" w:date="2026-08-28T06:34:10Z"/>
          <w:sdt>
            <w:sdtPr>
              <w:id w:val="1766969687"/>
              <w:tag w:val="goog_rdk_93"/>
            </w:sdtPr>
            <w:sdtContent>
              <w:del w:author="Susumu Goto" w:id="49" w:date="2026-08-28T06:34:10Z">
                <w:r w:rsidDel="00000000" w:rsidR="00000000" w:rsidRPr="00000000">
                  <w:rPr>
                    <w:rtl w:val="0"/>
                    <w:rPrChange w:author="Susumu Goto" w:id="50" w:date="2026-08-28T06:34:10Z">
                      <w:rPr>
                        <w:b w:val="0"/>
                        <w:bCs w:val="0"/>
                        <w:i w:val="0"/>
                        <w:iCs w:val="0"/>
                        <w:sz w:val="20"/>
                        <w:szCs w:val="20"/>
                      </w:rPr>
                    </w:rPrChange>
                  </w:rPr>
                  <w:delText xml:space="preserve">The strategy t</w:delText>
                </w:r>
              </w:del>
            </w:sdtContent>
          </w:sdt>
          <w:del w:author="Susumu Goto" w:id="49" w:date="2026-08-28T06:34:10Z"/>
        </w:sdtContent>
      </w:sdt>
      <w:r w:rsidDel="00000000" w:rsidR="00000000" w:rsidRPr="00000000">
        <w:rPr>
          <w:b w:val="0"/>
          <w:bCs w:val="0"/>
          <w:i w:val="0"/>
          <w:iCs w:val="0"/>
          <w:sz w:val="20"/>
          <w:szCs w:val="20"/>
          <w:rtl w:val="0"/>
        </w:rPr>
        <w:t xml:space="preserve">o select improvement directions</w:t>
      </w:r>
      <w:sdt>
        <w:sdtPr>
          <w:id w:val="655957658"/>
          <w:tag w:val="goog_rdk_94"/>
        </w:sdtPr>
        <w:sdtContent>
          <w:ins w:author="Susumu Goto" w:id="51" w:date="2026-08-28T06:34:27Z">
            <w:r w:rsidDel="00000000" w:rsidR="00000000" w:rsidRPr="00000000">
              <w:rPr>
                <w:b w:val="0"/>
                <w:bCs w:val="0"/>
                <w:i w:val="0"/>
                <w:iCs w:val="0"/>
                <w:sz w:val="20"/>
                <w:szCs w:val="20"/>
                <w:rtl w:val="0"/>
              </w:rPr>
              <w:t xml:space="preserve">,</w:t>
            </w:r>
          </w:ins>
        </w:sdtContent>
      </w:sdt>
      <w:r w:rsidDel="00000000" w:rsidR="00000000" w:rsidRPr="00000000">
        <w:rPr>
          <w:b w:val="0"/>
          <w:bCs w:val="0"/>
          <w:i w:val="0"/>
          <w:iCs w:val="0"/>
          <w:sz w:val="20"/>
          <w:szCs w:val="20"/>
          <w:rtl w:val="0"/>
        </w:rPr>
        <w:t xml:space="preserve"> </w:t>
      </w:r>
      <w:sdt>
        <w:sdtPr>
          <w:id w:val="-933025458"/>
          <w:tag w:val="goog_rdk_95"/>
        </w:sdtPr>
        <w:sdtContent>
          <w:ins w:author="Susumu Goto" w:id="52" w:date="2026-08-28T06:34:19Z"/>
          <w:sdt>
            <w:sdtPr>
              <w:id w:val="-331770243"/>
              <w:tag w:val="goog_rdk_96"/>
            </w:sdtPr>
            <w:sdtContent>
              <w:ins w:author="Susumu Goto" w:id="52" w:date="2026-08-28T06:34:19Z">
                <w:r w:rsidDel="00000000" w:rsidR="00000000" w:rsidRPr="00000000">
                  <w:rPr>
                    <w:rtl w:val="0"/>
                    <w:rPrChange w:author="Susumu Goto" w:id="53" w:date="2026-08-28T06:34:19Z">
                      <w:rPr>
                        <w:b w:val="0"/>
                        <w:bCs w:val="0"/>
                        <w:i w:val="0"/>
                        <w:iCs w:val="0"/>
                        <w:sz w:val="20"/>
                        <w:szCs w:val="20"/>
                      </w:rPr>
                    </w:rPrChange>
                  </w:rPr>
                  <w:t xml:space="preserve">we </w:t>
                </w:r>
              </w:ins>
            </w:sdtContent>
          </w:sdt>
          <w:ins w:author="Susumu Goto" w:id="52" w:date="2026-08-28T06:34:19Z"/>
        </w:sdtContent>
      </w:sdt>
      <w:sdt>
        <w:sdtPr>
          <w:id w:val="-1481722754"/>
          <w:tag w:val="goog_rdk_97"/>
        </w:sdtPr>
        <w:sdtContent>
          <w:del w:author="Susumu Goto" w:id="52" w:date="2026-08-28T06:34:19Z"/>
          <w:sdt>
            <w:sdtPr>
              <w:id w:val="1391636271"/>
              <w:tag w:val="goog_rdk_98"/>
            </w:sdtPr>
            <w:sdtContent>
              <w:del w:author="Susumu Goto" w:id="52" w:date="2026-08-28T06:34:19Z">
                <w:r w:rsidDel="00000000" w:rsidR="00000000" w:rsidRPr="00000000">
                  <w:rPr>
                    <w:rtl w:val="0"/>
                    <w:rPrChange w:author="Susumu Goto" w:id="53" w:date="2026-08-28T06:34:19Z">
                      <w:rPr>
                        <w:b w:val="0"/>
                        <w:bCs w:val="0"/>
                        <w:i w:val="0"/>
                        <w:iCs w:val="0"/>
                        <w:sz w:val="20"/>
                        <w:szCs w:val="20"/>
                      </w:rPr>
                    </w:rPrChange>
                  </w:rPr>
                  <w:delText xml:space="preserve">is </w:delText>
                </w:r>
              </w:del>
            </w:sdtContent>
          </w:sdt>
          <w:del w:author="Susumu Goto" w:id="52" w:date="2026-08-28T06:34:19Z"/>
        </w:sdtContent>
      </w:sdt>
      <w:r w:rsidDel="00000000" w:rsidR="00000000" w:rsidRPr="00000000">
        <w:rPr>
          <w:b w:val="0"/>
          <w:bCs w:val="0"/>
          <w:i w:val="0"/>
          <w:iCs w:val="0"/>
          <w:sz w:val="20"/>
          <w:szCs w:val="20"/>
          <w:rtl w:val="0"/>
        </w:rPr>
        <w:t xml:space="preserve">group</w:t>
      </w:r>
      <w:sdt>
        <w:sdtPr>
          <w:id w:val="1972291855"/>
          <w:tag w:val="goog_rdk_99"/>
        </w:sdtPr>
        <w:sdtContent>
          <w:ins w:author="Susumu Goto" w:id="54" w:date="2026-08-28T06:34:32Z"/>
          <w:sdt>
            <w:sdtPr>
              <w:id w:val="-587605145"/>
              <w:tag w:val="goog_rdk_100"/>
            </w:sdtPr>
            <w:sdtContent>
              <w:ins w:author="Susumu Goto" w:id="54" w:date="2026-08-28T06:34:32Z">
                <w:r w:rsidDel="00000000" w:rsidR="00000000" w:rsidRPr="00000000">
                  <w:rPr>
                    <w:rtl w:val="0"/>
                    <w:rPrChange w:author="Susumu Goto" w:id="55" w:date="2026-08-28T06:34:32Z">
                      <w:rPr>
                        <w:b w:val="0"/>
                        <w:bCs w:val="0"/>
                        <w:i w:val="0"/>
                        <w:iCs w:val="0"/>
                        <w:sz w:val="20"/>
                        <w:szCs w:val="20"/>
                      </w:rPr>
                    </w:rPrChange>
                  </w:rPr>
                  <w:t xml:space="preserve">ed</w:t>
                </w:r>
              </w:ins>
            </w:sdtContent>
          </w:sdt>
          <w:ins w:author="Susumu Goto" w:id="54" w:date="2026-08-28T06:34:32Z"/>
        </w:sdtContent>
      </w:sdt>
      <w:sdt>
        <w:sdtPr>
          <w:id w:val="885606986"/>
          <w:tag w:val="goog_rdk_101"/>
        </w:sdtPr>
        <w:sdtContent>
          <w:del w:author="Susumu Goto" w:id="54" w:date="2026-08-28T06:34:32Z">
            <w:r w:rsidDel="00000000" w:rsidR="00000000" w:rsidRPr="00000000">
              <w:rPr>
                <w:b w:val="0"/>
                <w:bCs w:val="0"/>
                <w:i w:val="0"/>
                <w:iCs w:val="0"/>
                <w:sz w:val="20"/>
                <w:szCs w:val="20"/>
                <w:rtl w:val="0"/>
              </w:rPr>
              <w:delText xml:space="preserve">ing</w:delText>
            </w:r>
          </w:del>
        </w:sdtContent>
      </w:sdt>
      <w:r w:rsidDel="00000000" w:rsidR="00000000" w:rsidRPr="00000000">
        <w:rPr>
          <w:b w:val="0"/>
          <w:bCs w:val="0"/>
          <w:i w:val="0"/>
          <w:iCs w:val="0"/>
          <w:sz w:val="20"/>
          <w:szCs w:val="20"/>
          <w:rtl w:val="0"/>
        </w:rPr>
        <w:t xml:space="preserve"> the six points along </w:t>
      </w:r>
      <w:sdt>
        <w:sdtPr>
          <w:id w:val="-500521854"/>
          <w:tag w:val="goog_rdk_102"/>
        </w:sdtPr>
        <w:sdtContent>
          <w:ins w:author="Susumu Goto" w:id="56" w:date="2026-08-28T06:36:06Z">
            <w:r w:rsidDel="00000000" w:rsidR="00000000" w:rsidRPr="00000000">
              <w:rPr>
                <w:b w:val="0"/>
                <w:bCs w:val="0"/>
                <w:i w:val="0"/>
                <w:iCs w:val="0"/>
                <w:sz w:val="20"/>
                <w:szCs w:val="20"/>
                <w:rtl w:val="0"/>
              </w:rPr>
              <w:t xml:space="preserve">the </w:t>
            </w:r>
          </w:ins>
          <w:sdt>
            <w:sdtPr>
              <w:id w:val="-84046007"/>
              <w:tag w:val="goog_rdk_103"/>
            </w:sdtPr>
            <w:sdtContent>
              <w:ins w:author="Susumu Goto" w:id="56" w:date="2026-08-28T06:36:06Z">
                <w:r w:rsidDel="00000000" w:rsidR="00000000" w:rsidRPr="00000000">
                  <w:rPr>
                    <w:rtl w:val="0"/>
                    <w:rPrChange w:author="Susumu Goto" w:id="57" w:date="2026-08-28T06:36:06Z">
                      <w:rPr>
                        <w:b w:val="0"/>
                        <w:bCs w:val="0"/>
                        <w:i w:val="0"/>
                        <w:iCs w:val="0"/>
                        <w:sz w:val="20"/>
                        <w:szCs w:val="20"/>
                      </w:rPr>
                    </w:rPrChange>
                  </w:rPr>
                  <w:t xml:space="preserve">following </w:t>
                </w:r>
              </w:ins>
            </w:sdtContent>
          </w:sdt>
          <w:ins w:author="Susumu Goto" w:id="56" w:date="2026-08-28T06:36:06Z"/>
        </w:sdtContent>
      </w:sdt>
      <w:r w:rsidDel="00000000" w:rsidR="00000000" w:rsidRPr="00000000">
        <w:rPr>
          <w:b w:val="0"/>
          <w:bCs w:val="0"/>
          <w:i w:val="0"/>
          <w:iCs w:val="0"/>
          <w:sz w:val="20"/>
          <w:szCs w:val="20"/>
          <w:rtl w:val="0"/>
        </w:rPr>
        <w:t xml:space="preserve">three axes</w:t>
      </w:r>
      <w:sdt>
        <w:sdtPr>
          <w:id w:val="1212141174"/>
          <w:tag w:val="goog_rdk_104"/>
        </w:sdtPr>
        <w:sdtContent>
          <w:del w:author="Susumu Goto" w:id="58" w:date="2026-08-28T06:36:44Z">
            <w:r w:rsidDel="00000000" w:rsidR="00000000" w:rsidRPr="00000000">
              <w:rPr>
                <w:b w:val="0"/>
                <w:bCs w:val="0"/>
                <w:i w:val="0"/>
                <w:iCs w:val="0"/>
                <w:sz w:val="20"/>
                <w:szCs w:val="20"/>
                <w:rtl w:val="0"/>
              </w:rPr>
              <w:delText xml:space="preserve"> and </w:delText>
            </w:r>
          </w:del>
          <w:sdt>
            <w:sdtPr>
              <w:id w:val="880307259"/>
              <w:tag w:val="goog_rdk_105"/>
            </w:sdtPr>
            <w:sdtContent>
              <w:del w:author="Susumu Goto" w:id="58" w:date="2026-08-28T06:36:44Z">
                <w:r w:rsidDel="00000000" w:rsidR="00000000" w:rsidRPr="00000000">
                  <w:rPr>
                    <w:rtl w:val="0"/>
                    <w:rPrChange w:author="Susumu Goto" w:id="59" w:date="2026-08-28T06:34:58Z">
                      <w:rPr>
                        <w:b w:val="0"/>
                        <w:bCs w:val="0"/>
                        <w:i w:val="0"/>
                        <w:iCs w:val="0"/>
                        <w:sz w:val="20"/>
                        <w:szCs w:val="20"/>
                      </w:rPr>
                    </w:rPrChange>
                  </w:rPr>
                  <w:delText xml:space="preserve">taking</w:delText>
                </w:r>
              </w:del>
            </w:sdtContent>
          </w:sdt>
          <w:del w:author="Susumu Goto" w:id="58" w:date="2026-08-28T06:36:44Z">
            <w:r w:rsidDel="00000000" w:rsidR="00000000" w:rsidRPr="00000000">
              <w:rPr>
                <w:b w:val="0"/>
                <w:bCs w:val="0"/>
                <w:i w:val="0"/>
                <w:iCs w:val="0"/>
                <w:sz w:val="20"/>
                <w:szCs w:val="20"/>
                <w:rtl w:val="0"/>
              </w:rPr>
              <w:delText xml:space="preserve"> one point from each</w:delText>
            </w:r>
          </w:del>
        </w:sdtContent>
      </w:sdt>
      <w:r w:rsidDel="00000000" w:rsidR="00000000" w:rsidRPr="00000000">
        <w:rPr>
          <w:b w:val="0"/>
          <w:bCs w:val="0"/>
          <w:i w:val="0"/>
          <w:iCs w:val="0"/>
          <w:sz w:val="20"/>
          <w:szCs w:val="20"/>
          <w:rtl w:val="0"/>
        </w:rPr>
        <w:t xml:space="preserve">: 1. How much the loop extracts from the development set it is given (points 2, 3, 6); 2. How much of what it extracts generalizes to the validation set (points 1, 4); 3. How reliably either can be measured (point 5). All three are quantified in this reproduction. On the first, over three rounds the loop targets 12 disagreements and the total falls by only 7. On the second, development F1 rises 0.11 against 0.01 on the validation set. On the third, repeated annotation of the same ten documents under one unchanged guideline gives development F1 anywhere between 0.739 and 0.859.</w:t>
      </w:r>
      <w:r w:rsidDel="00000000" w:rsidR="00000000" w:rsidRPr="00000000">
        <w:rPr>
          <w:rtl w:val="0"/>
        </w:rPr>
      </w:r>
    </w:p>
    <w:p w:rsidR="00000000" w:rsidDel="00000000" w:rsidP="00000000" w:rsidRDefault="00000000" w:rsidRPr="00000000" w14:paraId="00000027">
      <w:pPr>
        <w:spacing w:after="60" w:lineRule="auto"/>
        <w:jc w:val="left"/>
        <w:rPr/>
      </w:pPr>
      <w:r w:rsidDel="00000000" w:rsidR="00000000" w:rsidRPr="00000000">
        <w:rPr>
          <w:b w:val="1"/>
          <w:bCs w:val="1"/>
          <w:i w:val="0"/>
          <w:iCs w:val="0"/>
          <w:sz w:val="20"/>
          <w:szCs w:val="20"/>
          <w:rtl w:val="0"/>
        </w:rPr>
        <w:t xml:space="preserve">3. Current Results</w:t>
      </w:r>
      <w:r w:rsidDel="00000000" w:rsidR="00000000" w:rsidRPr="00000000">
        <w:rPr>
          <w:rtl w:val="0"/>
        </w:rPr>
      </w:r>
    </w:p>
    <w:p w:rsidR="00000000" w:rsidDel="00000000" w:rsidP="00000000" w:rsidRDefault="00000000" w:rsidRPr="00000000" w14:paraId="00000028">
      <w:pPr>
        <w:spacing w:after="80" w:lineRule="auto"/>
        <w:jc w:val="both"/>
        <w:rPr>
          <w:i w:val="0"/>
          <w:iCs w:val="0"/>
          <w:sz w:val="20"/>
          <w:szCs w:val="20"/>
        </w:rPr>
      </w:pPr>
      <w:r w:rsidDel="00000000" w:rsidR="00000000" w:rsidRPr="00000000">
        <w:rPr>
          <w:i w:val="0"/>
          <w:iCs w:val="0"/>
          <w:sz w:val="20"/>
          <w:szCs w:val="20"/>
          <w:rtl w:val="0"/>
        </w:rPr>
        <w:t xml:space="preserve">One point from each axis is taken forward: points 1, 6 and 5. The other three are evidenced but not yet verified.</w:t>
      </w:r>
    </w:p>
    <w:p w:rsidR="00000000" w:rsidDel="00000000" w:rsidP="00000000" w:rsidRDefault="00000000" w:rsidRPr="00000000" w14:paraId="00000029">
      <w:pPr>
        <w:spacing w:after="80" w:lineRule="auto"/>
        <w:jc w:val="both"/>
        <w:rPr>
          <w:b w:val="0"/>
          <w:bCs w:val="0"/>
          <w:i w:val="0"/>
          <w:iCs w:val="0"/>
          <w:sz w:val="20"/>
          <w:szCs w:val="20"/>
        </w:rPr>
      </w:pPr>
      <w:r w:rsidDel="00000000" w:rsidR="00000000" w:rsidRPr="00000000">
        <w:rPr>
          <w:b w:val="1"/>
          <w:bCs w:val="1"/>
          <w:i w:val="0"/>
          <w:iCs w:val="0"/>
          <w:sz w:val="20"/>
          <w:szCs w:val="20"/>
          <w:rtl w:val="0"/>
        </w:rPr>
        <w:t xml:space="preserve">First, the mechanism that limits regression is also what keeps the gains local.</w:t>
      </w:r>
      <w:r w:rsidDel="00000000" w:rsidR="00000000" w:rsidRPr="00000000">
        <w:rPr>
          <w:b w:val="0"/>
          <w:bCs w:val="0"/>
          <w:i w:val="0"/>
          <w:iCs w:val="0"/>
          <w:sz w:val="20"/>
          <w:szCs w:val="20"/>
          <w:rtl w:val="0"/>
        </w:rPr>
        <w:t xml:space="preserve"> Each rewriting call is given the annotations the current guideline already gets right, together with the full text of the development documents they were taken from, and is told to preserve them so that the regression is limited. That source text sits in the prompt with nothing to mark it as reference rather than material that could be copied into the refined guideline, so the cheapest way to preserve an example is to restate it: the documents' own wording is written into the guideline as rules. Of the 52 lines round 1 adds, 38 can be traced back to the development documents, this rate is defined as Copied Share. The guideline stops being a specification of the entity types and becomes a record of the documents it was tuned on, which is why the development F1 gain does not generalize to the unseen validation set.</w:t>
      </w:r>
    </w:p>
    <w:p w:rsidR="00000000" w:rsidDel="00000000" w:rsidP="00000000" w:rsidRDefault="00000000" w:rsidRPr="00000000" w14:paraId="0000002A">
      <w:pPr>
        <w:keepNext w:val="0"/>
        <w:keepLines w:val="0"/>
        <w:pageBreakBefore w:val="0"/>
        <w:widowControl w:val="1"/>
        <w:spacing w:after="120" w:lineRule="auto"/>
        <w:jc w:val="both"/>
        <w:rPr>
          <w:b w:val="0"/>
          <w:bCs w:val="0"/>
        </w:rPr>
      </w:pPr>
      <w:bookmarkStart w:colFirst="0" w:colLast="0" w:name="_heading=h.fpp9vw3rrkh6" w:id="0"/>
      <w:bookmarkEnd w:id="0"/>
      <w:sdt>
        <w:sdtPr>
          <w:id w:val="-964128567"/>
          <w:tag w:val="goog_rdk_106"/>
        </w:sdtPr>
        <w:sdtContent>
          <w:r w:rsidDel="00000000" w:rsidR="00000000" w:rsidRPr="00000000">
            <w:rPr>
              <w:rFonts w:ascii="Gungsuh" w:cs="Gungsuh" w:eastAsia="Gungsuh" w:hAnsi="Gungsuh"/>
              <w:b w:val="0"/>
              <w:bCs w:val="0"/>
              <w:i w:val="0"/>
              <w:iCs w:val="0"/>
              <w:sz w:val="20"/>
              <w:szCs w:val="20"/>
              <w:rtl w:val="0"/>
            </w:rPr>
            <w:t xml:space="preserve">Two interventions were run against this. The first removes the verified examples; the second supplies them but requires every rule taken from them to be stated in general terms and every example to be invented. Both stop the copying, but neither reaches the stopping threshold of F1 ≥ 0.9 (Table 2). Designs that limit regression without putting the source documents in the prompt are being tested.</w:t>
          </w:r>
        </w:sdtContent>
      </w:sdt>
      <w:r w:rsidDel="00000000" w:rsidR="00000000" w:rsidRPr="00000000">
        <w:rPr>
          <w:rtl w:val="0"/>
        </w:rPr>
      </w:r>
    </w:p>
    <w:tbl>
      <w:tblPr>
        <w:tblStyle w:val="Table2"/>
        <w:tblW w:w="10388.0" w:type="dxa"/>
        <w:jc w:val="left"/>
        <w:tblInd w:w="1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4"/>
        <w:gridCol w:w="1659"/>
        <w:gridCol w:w="1334"/>
        <w:gridCol w:w="1737"/>
        <w:gridCol w:w="2364"/>
        <w:tblGridChange w:id="0">
          <w:tblGrid>
            <w:gridCol w:w="3294"/>
            <w:gridCol w:w="1659"/>
            <w:gridCol w:w="1334"/>
            <w:gridCol w:w="1737"/>
            <w:gridCol w:w="23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10" w:before="10" w:line="240" w:lineRule="auto"/>
              <w:jc w:val="center"/>
              <w:rPr>
                <w:b w:val="1"/>
                <w:bCs w:val="1"/>
                <w:sz w:val="16"/>
                <w:szCs w:val="16"/>
              </w:rPr>
            </w:pPr>
            <w:r w:rsidDel="00000000" w:rsidR="00000000" w:rsidRPr="00000000">
              <w:rPr>
                <w:b w:val="1"/>
                <w:bCs w:val="1"/>
                <w:sz w:val="16"/>
                <w:szCs w:val="16"/>
                <w:rtl w:val="0"/>
              </w:rPr>
              <w:t xml:space="preserve">Condition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C">
            <w:pPr>
              <w:spacing w:after="10" w:before="10" w:line="240" w:lineRule="auto"/>
              <w:jc w:val="center"/>
              <w:rPr>
                <w:b w:val="1"/>
                <w:bCs w:val="1"/>
                <w:sz w:val="16"/>
                <w:szCs w:val="16"/>
              </w:rPr>
            </w:pPr>
            <w:r w:rsidDel="00000000" w:rsidR="00000000" w:rsidRPr="00000000">
              <w:rPr>
                <w:b w:val="1"/>
                <w:bCs w:val="1"/>
                <w:sz w:val="16"/>
                <w:szCs w:val="16"/>
                <w:rtl w:val="0"/>
              </w:rPr>
              <w:t xml:space="preserve">Development F1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D">
            <w:pPr>
              <w:spacing w:after="10" w:before="10" w:line="240" w:lineRule="auto"/>
              <w:jc w:val="center"/>
              <w:rPr>
                <w:b w:val="1"/>
                <w:bCs w:val="1"/>
                <w:sz w:val="16"/>
                <w:szCs w:val="16"/>
              </w:rPr>
            </w:pPr>
            <w:r w:rsidDel="00000000" w:rsidR="00000000" w:rsidRPr="00000000">
              <w:rPr>
                <w:b w:val="1"/>
                <w:bCs w:val="1"/>
                <w:sz w:val="16"/>
                <w:szCs w:val="16"/>
                <w:rtl w:val="0"/>
              </w:rPr>
              <w:t xml:space="preserve">Threshold reached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E">
            <w:pPr>
              <w:spacing w:after="10" w:before="10" w:line="240" w:lineRule="auto"/>
              <w:jc w:val="center"/>
              <w:rPr>
                <w:b w:val="1"/>
                <w:bCs w:val="1"/>
                <w:sz w:val="16"/>
                <w:szCs w:val="16"/>
              </w:rPr>
            </w:pPr>
            <w:r w:rsidDel="00000000" w:rsidR="00000000" w:rsidRPr="00000000">
              <w:rPr>
                <w:b w:val="1"/>
                <w:bCs w:val="1"/>
                <w:sz w:val="16"/>
                <w:szCs w:val="16"/>
                <w:rtl w:val="0"/>
              </w:rPr>
              <w:t xml:space="preserve">Validation F1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F">
            <w:pPr>
              <w:spacing w:after="10" w:before="10" w:line="240" w:lineRule="auto"/>
              <w:jc w:val="center"/>
              <w:rPr>
                <w:b w:val="1"/>
                <w:bCs w:val="1"/>
                <w:sz w:val="16"/>
                <w:szCs w:val="16"/>
              </w:rPr>
            </w:pPr>
            <w:r w:rsidDel="00000000" w:rsidR="00000000" w:rsidRPr="00000000">
              <w:rPr>
                <w:b w:val="1"/>
                <w:bCs w:val="1"/>
                <w:sz w:val="16"/>
                <w:szCs w:val="16"/>
                <w:rtl w:val="0"/>
              </w:rPr>
              <w:t xml:space="preserve">Copied Share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10" w:before="10" w:line="240" w:lineRule="auto"/>
              <w:jc w:val="left"/>
              <w:rPr>
                <w:sz w:val="16"/>
                <w:szCs w:val="16"/>
              </w:rPr>
            </w:pPr>
            <w:r w:rsidDel="00000000" w:rsidR="00000000" w:rsidRPr="00000000">
              <w:rPr>
                <w:sz w:val="16"/>
                <w:szCs w:val="16"/>
                <w:rtl w:val="0"/>
              </w:rPr>
              <w:t xml:space="preserve">Verified examples supplied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10" w:before="10" w:line="240" w:lineRule="auto"/>
              <w:jc w:val="center"/>
              <w:rPr>
                <w:sz w:val="16"/>
                <w:szCs w:val="16"/>
              </w:rPr>
            </w:pPr>
            <w:sdt>
              <w:sdtPr>
                <w:id w:val="-2092181952"/>
                <w:tag w:val="goog_rdk_107"/>
              </w:sdtPr>
              <w:sdtContent>
                <w:r w:rsidDel="00000000" w:rsidR="00000000" w:rsidRPr="00000000">
                  <w:rPr>
                    <w:rFonts w:ascii="Cardo" w:cs="Cardo" w:eastAsia="Cardo" w:hAnsi="Cardo"/>
                    <w:sz w:val="16"/>
                    <w:szCs w:val="16"/>
                    <w:rtl w:val="0"/>
                  </w:rPr>
                  <w:t xml:space="preserve">0.797 ± 0.015→</w:t>
                </w:r>
              </w:sdtContent>
            </w:sdt>
          </w:p>
          <w:p w:rsidR="00000000" w:rsidDel="00000000" w:rsidP="00000000" w:rsidRDefault="00000000" w:rsidRPr="00000000" w14:paraId="00000032">
            <w:pPr>
              <w:spacing w:after="10" w:before="10" w:line="240" w:lineRule="auto"/>
              <w:jc w:val="center"/>
              <w:rPr>
                <w:sz w:val="16"/>
                <w:szCs w:val="16"/>
              </w:rPr>
            </w:pPr>
            <w:r w:rsidDel="00000000" w:rsidR="00000000" w:rsidRPr="00000000">
              <w:rPr>
                <w:sz w:val="16"/>
                <w:szCs w:val="16"/>
                <w:rtl w:val="0"/>
              </w:rPr>
              <w:t xml:space="preserve">0.909 ± 0.015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3">
            <w:pPr>
              <w:spacing w:after="10" w:before="10" w:line="240" w:lineRule="auto"/>
              <w:jc w:val="center"/>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4">
            <w:pPr>
              <w:spacing w:after="10" w:before="10" w:line="240" w:lineRule="auto"/>
              <w:jc w:val="center"/>
              <w:rPr>
                <w:sz w:val="16"/>
                <w:szCs w:val="16"/>
              </w:rPr>
            </w:pPr>
            <w:sdt>
              <w:sdtPr>
                <w:id w:val="-1801647057"/>
                <w:tag w:val="goog_rdk_108"/>
              </w:sdtPr>
              <w:sdtContent>
                <w:r w:rsidDel="00000000" w:rsidR="00000000" w:rsidRPr="00000000">
                  <w:rPr>
                    <w:rFonts w:ascii="Cardo" w:cs="Cardo" w:eastAsia="Cardo" w:hAnsi="Cardo"/>
                    <w:sz w:val="16"/>
                    <w:szCs w:val="16"/>
                    <w:rtl w:val="0"/>
                  </w:rPr>
                  <w:t xml:space="preserve">0.779→0.789</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5">
            <w:pPr>
              <w:spacing w:after="10" w:before="10" w:line="240" w:lineRule="auto"/>
              <w:jc w:val="center"/>
              <w:rPr>
                <w:sz w:val="16"/>
                <w:szCs w:val="16"/>
              </w:rPr>
            </w:pPr>
            <w:r w:rsidDel="00000000" w:rsidR="00000000" w:rsidRPr="00000000">
              <w:rPr>
                <w:sz w:val="16"/>
                <w:szCs w:val="16"/>
                <w:rtl w:val="0"/>
              </w:rPr>
              <w:t xml:space="preserve">38/52 = 73%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36">
            <w:pPr>
              <w:spacing w:after="10" w:before="10" w:line="240" w:lineRule="auto"/>
              <w:jc w:val="left"/>
              <w:rPr>
                <w:sz w:val="16"/>
                <w:szCs w:val="16"/>
              </w:rPr>
            </w:pPr>
            <w:r w:rsidDel="00000000" w:rsidR="00000000" w:rsidRPr="00000000">
              <w:rPr>
                <w:sz w:val="16"/>
                <w:szCs w:val="16"/>
                <w:rtl w:val="0"/>
              </w:rPr>
              <w:t xml:space="preserve">Verified examples removed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7">
            <w:pPr>
              <w:spacing w:after="10" w:before="10" w:line="240" w:lineRule="auto"/>
              <w:jc w:val="center"/>
              <w:rPr>
                <w:sz w:val="16"/>
                <w:szCs w:val="16"/>
              </w:rPr>
            </w:pPr>
            <w:sdt>
              <w:sdtPr>
                <w:id w:val="1364979719"/>
                <w:tag w:val="goog_rdk_109"/>
              </w:sdtPr>
              <w:sdtContent>
                <w:r w:rsidDel="00000000" w:rsidR="00000000" w:rsidRPr="00000000">
                  <w:rPr>
                    <w:rFonts w:ascii="Cardo" w:cs="Cardo" w:eastAsia="Cardo" w:hAnsi="Cardo"/>
                    <w:sz w:val="16"/>
                    <w:szCs w:val="16"/>
                    <w:rtl w:val="0"/>
                  </w:rPr>
                  <w:t xml:space="preserve">0.797 ± 0.015→</w:t>
                </w:r>
              </w:sdtContent>
            </w:sdt>
          </w:p>
          <w:p w:rsidR="00000000" w:rsidDel="00000000" w:rsidP="00000000" w:rsidRDefault="00000000" w:rsidRPr="00000000" w14:paraId="00000038">
            <w:pPr>
              <w:spacing w:after="10" w:before="10" w:line="240" w:lineRule="auto"/>
              <w:jc w:val="center"/>
              <w:rPr>
                <w:sz w:val="16"/>
                <w:szCs w:val="16"/>
              </w:rPr>
            </w:pPr>
            <w:r w:rsidDel="00000000" w:rsidR="00000000" w:rsidRPr="00000000">
              <w:rPr>
                <w:sz w:val="16"/>
                <w:szCs w:val="16"/>
                <w:rtl w:val="0"/>
              </w:rPr>
              <w:t xml:space="preserve">0.837 ± 0.015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9">
            <w:pPr>
              <w:spacing w:after="10" w:before="10"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A">
            <w:pPr>
              <w:spacing w:after="10" w:before="10" w:line="240" w:lineRule="auto"/>
              <w:jc w:val="center"/>
              <w:rPr>
                <w:sz w:val="16"/>
                <w:szCs w:val="16"/>
              </w:rPr>
            </w:pPr>
            <w:sdt>
              <w:sdtPr>
                <w:id w:val="-1381803277"/>
                <w:tag w:val="goog_rdk_110"/>
              </w:sdtPr>
              <w:sdtContent>
                <w:r w:rsidDel="00000000" w:rsidR="00000000" w:rsidRPr="00000000">
                  <w:rPr>
                    <w:rFonts w:ascii="Cardo" w:cs="Cardo" w:eastAsia="Cardo" w:hAnsi="Cardo"/>
                    <w:sz w:val="16"/>
                    <w:szCs w:val="16"/>
                    <w:rtl w:val="0"/>
                  </w:rPr>
                  <w:t xml:space="preserve">0.779→0.771</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B">
            <w:pPr>
              <w:spacing w:after="10" w:before="10" w:line="240" w:lineRule="auto"/>
              <w:jc w:val="center"/>
              <w:rPr>
                <w:sz w:val="16"/>
                <w:szCs w:val="16"/>
              </w:rPr>
            </w:pPr>
            <w:r w:rsidDel="00000000" w:rsidR="00000000" w:rsidRPr="00000000">
              <w:rPr>
                <w:sz w:val="16"/>
                <w:szCs w:val="16"/>
                <w:rtl w:val="0"/>
              </w:rPr>
              <w:t xml:space="preserve">0/32 = 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3C">
            <w:pPr>
              <w:spacing w:after="10" w:before="10" w:line="240" w:lineRule="auto"/>
              <w:jc w:val="left"/>
              <w:rPr>
                <w:sz w:val="16"/>
                <w:szCs w:val="16"/>
              </w:rPr>
            </w:pPr>
            <w:r w:rsidDel="00000000" w:rsidR="00000000" w:rsidRPr="00000000">
              <w:rPr>
                <w:sz w:val="16"/>
                <w:szCs w:val="16"/>
                <w:rtl w:val="0"/>
              </w:rPr>
              <w:t xml:space="preserve">Verified examples supplied, copying forbidden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3D">
            <w:pPr>
              <w:spacing w:after="10" w:before="10" w:line="240" w:lineRule="auto"/>
              <w:jc w:val="center"/>
              <w:rPr>
                <w:sz w:val="16"/>
                <w:szCs w:val="16"/>
              </w:rPr>
            </w:pPr>
            <w:sdt>
              <w:sdtPr>
                <w:id w:val="1340832932"/>
                <w:tag w:val="goog_rdk_111"/>
              </w:sdtPr>
              <w:sdtContent>
                <w:r w:rsidDel="00000000" w:rsidR="00000000" w:rsidRPr="00000000">
                  <w:rPr>
                    <w:rFonts w:ascii="Cardo" w:cs="Cardo" w:eastAsia="Cardo" w:hAnsi="Cardo"/>
                    <w:sz w:val="16"/>
                    <w:szCs w:val="16"/>
                    <w:rtl w:val="0"/>
                  </w:rPr>
                  <w:t xml:space="preserve">0.823 ± 0.015→</w:t>
                </w:r>
              </w:sdtContent>
            </w:sdt>
          </w:p>
          <w:p w:rsidR="00000000" w:rsidDel="00000000" w:rsidP="00000000" w:rsidRDefault="00000000" w:rsidRPr="00000000" w14:paraId="0000003E">
            <w:pPr>
              <w:spacing w:after="10" w:before="10" w:line="240" w:lineRule="auto"/>
              <w:jc w:val="center"/>
              <w:rPr>
                <w:sz w:val="16"/>
                <w:szCs w:val="16"/>
              </w:rPr>
            </w:pPr>
            <w:r w:rsidDel="00000000" w:rsidR="00000000" w:rsidRPr="00000000">
              <w:rPr>
                <w:sz w:val="16"/>
                <w:szCs w:val="16"/>
                <w:rtl w:val="0"/>
              </w:rPr>
              <w:t xml:space="preserve">0.833 ± 0.015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3F">
            <w:pPr>
              <w:spacing w:after="10" w:before="10"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40">
            <w:pPr>
              <w:spacing w:after="10" w:before="10" w:line="240" w:lineRule="auto"/>
              <w:jc w:val="center"/>
              <w:rPr>
                <w:sz w:val="16"/>
                <w:szCs w:val="16"/>
              </w:rPr>
            </w:pPr>
            <w:sdt>
              <w:sdtPr>
                <w:id w:val="-1897339011"/>
                <w:tag w:val="goog_rdk_112"/>
              </w:sdtPr>
              <w:sdtContent>
                <w:r w:rsidDel="00000000" w:rsidR="00000000" w:rsidRPr="00000000">
                  <w:rPr>
                    <w:rFonts w:ascii="Cardo" w:cs="Cardo" w:eastAsia="Cardo" w:hAnsi="Cardo"/>
                    <w:sz w:val="16"/>
                    <w:szCs w:val="16"/>
                    <w:rtl w:val="0"/>
                  </w:rPr>
                  <w:t xml:space="preserve">0.779→0.784</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41">
            <w:pPr>
              <w:spacing w:after="10" w:before="10" w:line="240" w:lineRule="auto"/>
              <w:jc w:val="center"/>
              <w:rPr>
                <w:sz w:val="16"/>
                <w:szCs w:val="16"/>
              </w:rPr>
            </w:pPr>
            <w:r w:rsidDel="00000000" w:rsidR="00000000" w:rsidRPr="00000000">
              <w:rPr>
                <w:sz w:val="16"/>
                <w:szCs w:val="16"/>
                <w:rtl w:val="0"/>
              </w:rPr>
              <w:t xml:space="preserve">0/25 = 0%</w:t>
            </w:r>
          </w:p>
        </w:tc>
      </w:tr>
    </w:tbl>
    <w:p w:rsidR="00000000" w:rsidDel="00000000" w:rsidP="00000000" w:rsidRDefault="00000000" w:rsidRPr="00000000" w14:paraId="00000042">
      <w:pPr>
        <w:keepNext w:val="0"/>
        <w:keepLines w:val="0"/>
        <w:pageBreakBefore w:val="0"/>
        <w:widowControl w:val="1"/>
        <w:spacing w:after="120" w:before="120" w:lineRule="auto"/>
        <w:jc w:val="both"/>
        <w:rPr/>
      </w:pPr>
      <w:r w:rsidDel="00000000" w:rsidR="00000000" w:rsidRPr="00000000">
        <w:rPr>
          <w:b w:val="0"/>
          <w:bCs w:val="0"/>
          <w:i w:val="0"/>
          <w:iCs w:val="0"/>
          <w:sz w:val="16"/>
          <w:szCs w:val="16"/>
          <w:rtl w:val="0"/>
        </w:rPr>
        <w:t xml:space="preserve">Table 2. Development F1, Validation F1 and Copied Share under three conditions, NCBI Disease with GPT-5.4, ten development documents. </w:t>
      </w:r>
      <w:r w:rsidDel="00000000" w:rsidR="00000000" w:rsidRPr="00000000">
        <w:rPr>
          <w:rtl w:val="0"/>
        </w:rPr>
      </w:r>
    </w:p>
    <w:p w:rsidR="00000000" w:rsidDel="00000000" w:rsidP="00000000" w:rsidRDefault="00000000" w:rsidRPr="00000000" w14:paraId="00000043">
      <w:pPr>
        <w:spacing w:after="80" w:lineRule="auto"/>
        <w:jc w:val="both"/>
        <w:rPr>
          <w:b w:val="0"/>
          <w:bCs w:val="0"/>
          <w:i w:val="0"/>
          <w:iCs w:val="0"/>
          <w:sz w:val="20"/>
          <w:szCs w:val="20"/>
          <w:shd w:fill="auto" w:val="clear"/>
        </w:rPr>
      </w:pPr>
      <w:r w:rsidDel="00000000" w:rsidR="00000000" w:rsidRPr="00000000">
        <w:rPr>
          <w:b w:val="1"/>
          <w:bCs w:val="1"/>
          <w:i w:val="0"/>
          <w:iCs w:val="0"/>
          <w:sz w:val="20"/>
          <w:szCs w:val="20"/>
          <w:shd w:fill="auto" w:val="clear"/>
          <w:rtl w:val="0"/>
        </w:rPr>
        <w:t xml:space="preserve">Second, moderating one group at a time causes regressions in the others.</w:t>
      </w:r>
      <w:r w:rsidDel="00000000" w:rsidR="00000000" w:rsidRPr="00000000">
        <w:rPr>
          <w:b w:val="0"/>
          <w:bCs w:val="0"/>
          <w:i w:val="0"/>
          <w:iCs w:val="0"/>
          <w:sz w:val="20"/>
          <w:szCs w:val="20"/>
          <w:shd w:fill="auto" w:val="clear"/>
          <w:rtl w:val="0"/>
        </w:rPr>
        <w:t xml:space="preserve"> Each round targets a single {gold type, predicted type} group. Over three rounds the total disagreement count falls only from 18 to 11 (Figure 2), because each round adds errors of a type it was not working on. Round 1 cuts its target, gold SpecificDisease predicted as DiseaseClass, from 6 to 2, but adds a missed DiseaseClass and a SpecificDisease boundary error. Round 2 halves those new boundary errors and pushes the previous target back up to 3. Moderating several groups within one rewrite, rather than one at a time, would let each round be checked against more than one error type before it is accepted. A rewrite that moderates the top </w:t>
      </w:r>
      <w:r w:rsidDel="00000000" w:rsidR="00000000" w:rsidRPr="00000000">
        <w:rPr>
          <w:b w:val="0"/>
          <w:bCs w:val="0"/>
          <w:i w:val="1"/>
          <w:iCs w:val="1"/>
          <w:sz w:val="20"/>
          <w:szCs w:val="20"/>
          <w:shd w:fill="auto" w:val="clear"/>
          <w:rtl w:val="0"/>
        </w:rPr>
        <w:t xml:space="preserve">k</w:t>
      </w:r>
      <w:r w:rsidDel="00000000" w:rsidR="00000000" w:rsidRPr="00000000">
        <w:rPr>
          <w:b w:val="0"/>
          <w:bCs w:val="0"/>
          <w:sz w:val="20"/>
          <w:szCs w:val="20"/>
          <w:shd w:fill="auto" w:val="clear"/>
          <w:rtl w:val="0"/>
        </w:rPr>
        <w:t xml:space="preserve"> groups at once is being designed, and the experiment is scheduled.</w:t>
      </w:r>
      <w:r w:rsidDel="00000000" w:rsidR="00000000" w:rsidRPr="00000000">
        <w:rPr>
          <w:rtl w:val="0"/>
        </w:rPr>
      </w:r>
    </w:p>
    <w:p w:rsidR="00000000" w:rsidDel="00000000" w:rsidP="00000000" w:rsidRDefault="00000000" w:rsidRPr="00000000" w14:paraId="00000044">
      <w:pPr>
        <w:spacing w:after="80" w:lineRule="auto"/>
        <w:jc w:val="center"/>
        <w:rPr>
          <w:b w:val="0"/>
          <w:bCs w:val="0"/>
          <w:i w:val="0"/>
          <w:iCs w:val="0"/>
          <w:sz w:val="20"/>
          <w:szCs w:val="20"/>
        </w:rPr>
      </w:pPr>
      <w:r w:rsidDel="00000000" w:rsidR="00000000" w:rsidRPr="00000000">
        <w:rPr>
          <w:b w:val="0"/>
          <w:bCs w:val="0"/>
          <w:i w:val="0"/>
          <w:iCs w:val="0"/>
          <w:sz w:val="20"/>
          <w:szCs w:val="20"/>
        </w:rPr>
        <w:drawing>
          <wp:inline distB="0" distT="0" distL="114300" distR="114300">
            <wp:extent cx="5849620" cy="1029335"/>
            <wp:effectExtent b="0" l="0" r="0" t="0"/>
            <wp:docPr descr="discrepancy_matrices" id="6" name="image1.png"/>
            <a:graphic>
              <a:graphicData uri="http://schemas.openxmlformats.org/drawingml/2006/picture">
                <pic:pic>
                  <pic:nvPicPr>
                    <pic:cNvPr descr="discrepancy_matrices" id="0" name="image1.png"/>
                    <pic:cNvPicPr preferRelativeResize="0"/>
                  </pic:nvPicPr>
                  <pic:blipFill>
                    <a:blip r:embed="rId10"/>
                    <a:srcRect b="0" l="0" r="0" t="0"/>
                    <a:stretch>
                      <a:fillRect/>
                    </a:stretch>
                  </pic:blipFill>
                  <pic:spPr>
                    <a:xfrm>
                      <a:off x="0" y="0"/>
                      <a:ext cx="5849620" cy="10293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spacing w:after="120" w:before="120" w:lineRule="auto"/>
        <w:jc w:val="both"/>
        <w:rPr/>
      </w:pPr>
      <w:r w:rsidDel="00000000" w:rsidR="00000000" w:rsidRPr="00000000">
        <w:rPr>
          <w:b w:val="0"/>
          <w:bCs w:val="0"/>
          <w:i w:val="0"/>
          <w:iCs w:val="0"/>
          <w:sz w:val="16"/>
          <w:szCs w:val="16"/>
          <w:rtl w:val="0"/>
        </w:rPr>
        <w:t xml:space="preserve">Figure 2. Discrepancy counts by {gold type, predicted type} group for the initial guideline and after each of the three moderation rounds, NCBI Disease with GPT-5.4, ten development documents. Gold type runs down, predicted type across; the diagonal holds span boundary mismatches</w:t>
      </w:r>
      <w:sdt>
        <w:sdtPr>
          <w:id w:val="-1353843359"/>
          <w:tag w:val="goog_rdk_113"/>
        </w:sdtPr>
        <w:sdtContent>
          <w:ins w:author="Susumu Goto" w:id="60" w:date="2026-08-28T04:45:31Z">
            <w:r w:rsidDel="00000000" w:rsidR="00000000" w:rsidRPr="00000000">
              <w:rPr>
                <w:b w:val="0"/>
                <w:bCs w:val="0"/>
                <w:i w:val="0"/>
                <w:iCs w:val="0"/>
                <w:sz w:val="16"/>
                <w:szCs w:val="16"/>
                <w:rtl w:val="0"/>
              </w:rPr>
              <w:t xml:space="preserve">[1]</w:t>
            </w:r>
          </w:ins>
        </w:sdtContent>
      </w:sdt>
      <w:r w:rsidDel="00000000" w:rsidR="00000000" w:rsidRPr="00000000">
        <w:rPr>
          <w:b w:val="0"/>
          <w:bCs w:val="0"/>
          <w:i w:val="0"/>
          <w:iCs w:val="0"/>
          <w:sz w:val="16"/>
          <w:szCs w:val="16"/>
          <w:rtl w:val="0"/>
        </w:rPr>
        <w:t xml:space="preserve">.</w:t>
      </w:r>
      <w:r w:rsidDel="00000000" w:rsidR="00000000" w:rsidRPr="00000000">
        <w:rPr>
          <w:rtl w:val="0"/>
        </w:rPr>
      </w:r>
    </w:p>
    <w:p w:rsidR="00000000" w:rsidDel="00000000" w:rsidP="00000000" w:rsidRDefault="00000000" w:rsidRPr="00000000" w14:paraId="00000046">
      <w:pPr>
        <w:spacing w:after="80" w:lineRule="auto"/>
        <w:jc w:val="both"/>
        <w:rPr>
          <w:b w:val="0"/>
          <w:bCs w:val="0"/>
          <w:i w:val="0"/>
          <w:iCs w:val="0"/>
          <w:sz w:val="20"/>
          <w:szCs w:val="20"/>
        </w:rPr>
      </w:pPr>
      <w:r w:rsidDel="00000000" w:rsidR="00000000" w:rsidRPr="00000000">
        <w:rPr>
          <w:b w:val="1"/>
          <w:bCs w:val="1"/>
          <w:i w:val="0"/>
          <w:iCs w:val="0"/>
          <w:sz w:val="20"/>
          <w:szCs w:val="20"/>
          <w:rtl w:val="0"/>
        </w:rPr>
        <w:t xml:space="preserve">Third, a single annotation is not a stable measurement.</w:t>
      </w:r>
      <w:r w:rsidDel="00000000" w:rsidR="00000000" w:rsidRPr="00000000">
        <w:rPr>
          <w:b w:val="0"/>
          <w:bCs w:val="0"/>
          <w:i w:val="0"/>
          <w:iCs w:val="0"/>
          <w:sz w:val="20"/>
          <w:szCs w:val="20"/>
          <w:rtl w:val="0"/>
        </w:rPr>
        <w:t xml:space="preserve"> Twenty annotations of the same ten documents under one unchanged guideline give development F1 anywhere between 0.739 and 0.859. The refinement loop keeps a rewrite when F1 rises and stops when it does not, and the gains it acts on are smaller than that spread, so the decision can turn on noise alone. The randomness cannot be switched off: on reasoning models, whose reasoning is sampled independently of the answer, ten parallel annotations with DeepSeek-V4 gave a deviation of 0.0261 at temperature 0 against 0.0147 at temperature 1. The randomness can be averaged down. The deviation falls from 0.0150 at ten documents to 0.0092 at thirty. Enlarging the development set is therefore effective against the noise, and running the loop on a larger and coverage-balanced set is under way.</w:t>
      </w:r>
    </w:p>
    <w:p w:rsidR="00000000" w:rsidDel="00000000" w:rsidP="00000000" w:rsidRDefault="00000000" w:rsidRPr="00000000" w14:paraId="00000047">
      <w:pPr>
        <w:spacing w:after="60" w:lineRule="auto"/>
        <w:jc w:val="left"/>
        <w:rPr/>
      </w:pPr>
      <w:r w:rsidDel="00000000" w:rsidR="00000000" w:rsidRPr="00000000">
        <w:rPr>
          <w:b w:val="1"/>
          <w:bCs w:val="1"/>
          <w:i w:val="0"/>
          <w:iCs w:val="0"/>
          <w:sz w:val="20"/>
          <w:szCs w:val="20"/>
          <w:rtl w:val="0"/>
        </w:rPr>
        <w:t xml:space="preserve">4. Discussion and Future Work</w:t>
      </w:r>
      <w:r w:rsidDel="00000000" w:rsidR="00000000" w:rsidRPr="00000000">
        <w:rPr>
          <w:rtl w:val="0"/>
        </w:rPr>
      </w:r>
    </w:p>
    <w:p w:rsidR="00000000" w:rsidDel="00000000" w:rsidP="00000000" w:rsidRDefault="00000000" w:rsidRPr="00000000" w14:paraId="00000048">
      <w:pPr>
        <w:spacing w:after="80" w:lineRule="auto"/>
        <w:jc w:val="both"/>
        <w:rPr>
          <w:b w:val="0"/>
          <w:bCs w:val="0"/>
          <w:i w:val="0"/>
          <w:iCs w:val="0"/>
          <w:sz w:val="20"/>
          <w:szCs w:val="20"/>
        </w:rPr>
      </w:pPr>
      <w:r w:rsidDel="00000000" w:rsidR="00000000" w:rsidRPr="00000000">
        <w:rPr>
          <w:b w:val="0"/>
          <w:bCs w:val="0"/>
          <w:i w:val="0"/>
          <w:iCs w:val="0"/>
          <w:sz w:val="20"/>
          <w:szCs w:val="20"/>
          <w:rtl w:val="0"/>
        </w:rPr>
        <w:t xml:space="preserve">The development gain does not transfer. Of the three conditions in Table 2, only the one with the verified examples supplied reaches the stopping threshold on the development set, and on the validation set it scores no better than the two that never reached threshold on the development set. The copying cannot simply be removed either: the verified examples are the only thing stopping a rewrite from breaking annotations that already pass, and without them the loop stops improving after one or two rounds. What lets the guideline converge is what ties it to the ten development documents.</w:t>
      </w:r>
    </w:p>
    <w:p w:rsidR="00000000" w:rsidDel="00000000" w:rsidP="00000000" w:rsidRDefault="00000000" w:rsidRPr="00000000" w14:paraId="00000049">
      <w:pPr>
        <w:spacing w:after="80" w:lineRule="auto"/>
        <w:jc w:val="both"/>
        <w:rPr>
          <w:b w:val="0"/>
          <w:bCs w:val="0"/>
          <w:i w:val="0"/>
          <w:iCs w:val="0"/>
          <w:sz w:val="20"/>
          <w:szCs w:val="20"/>
        </w:rPr>
      </w:pPr>
      <w:r w:rsidDel="00000000" w:rsidR="00000000" w:rsidRPr="00000000">
        <w:rPr>
          <w:b w:val="0"/>
          <w:bCs w:val="0"/>
          <w:i w:val="0"/>
          <w:iCs w:val="0"/>
          <w:sz w:val="20"/>
          <w:szCs w:val="20"/>
          <w:rtl w:val="0"/>
        </w:rPr>
        <w:t xml:space="preserve">Three points remain evidenced but untested: the verified examples do not change with the error type being moderated (point 2), the rationale each annotation carries is recorded nowhere and so cannot guide the rewrite (point 3), and ten development documents do not cover the error type behind the largest share of validation disagreements (point 4). A rewrite that moderates several error groups at once is already scheduled for point 6.</w:t>
      </w:r>
    </w:p>
    <w:p w:rsidR="00000000" w:rsidDel="00000000" w:rsidP="00000000" w:rsidRDefault="00000000" w:rsidRPr="00000000" w14:paraId="0000004A">
      <w:pPr>
        <w:spacing w:after="60" w:lineRule="auto"/>
        <w:jc w:val="left"/>
        <w:rPr/>
      </w:pPr>
      <w:r w:rsidDel="00000000" w:rsidR="00000000" w:rsidRPr="00000000">
        <w:rPr>
          <w:b w:val="1"/>
          <w:bCs w:val="1"/>
          <w:i w:val="0"/>
          <w:iCs w:val="0"/>
          <w:sz w:val="20"/>
          <w:szCs w:val="20"/>
          <w:rtl w:val="0"/>
        </w:rPr>
        <w:t xml:space="preserve">References</w:t>
      </w:r>
      <w:r w:rsidDel="00000000" w:rsidR="00000000" w:rsidRPr="00000000">
        <w:rPr>
          <w:rtl w:val="0"/>
        </w:rPr>
      </w:r>
    </w:p>
    <w:p w:rsidR="00000000" w:rsidDel="00000000" w:rsidP="00000000" w:rsidRDefault="00000000" w:rsidRPr="00000000" w14:paraId="0000004B">
      <w:pPr>
        <w:spacing w:after="20" w:lineRule="auto"/>
        <w:jc w:val="left"/>
        <w:rPr/>
      </w:pPr>
      <w:r w:rsidDel="00000000" w:rsidR="00000000" w:rsidRPr="00000000">
        <w:rPr>
          <w:b w:val="0"/>
          <w:bCs w:val="0"/>
          <w:i w:val="0"/>
          <w:iCs w:val="0"/>
          <w:sz w:val="16"/>
          <w:szCs w:val="16"/>
          <w:rtl w:val="0"/>
        </w:rPr>
        <w:t xml:space="preserve">[1] Refining and Reusing Annotation Guidelines for LLM Annotation (Kim et al., ACL 2026).</w:t>
      </w:r>
      <w:r w:rsidDel="00000000" w:rsidR="00000000" w:rsidRPr="00000000">
        <w:rPr>
          <w:rtl w:val="0"/>
        </w:rPr>
      </w:r>
    </w:p>
    <w:sectPr>
      <w:pgSz w:h="16838" w:w="11906" w:orient="portrait"/>
      <w:pgMar w:bottom="607" w:top="607"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sumu Goto" w:id="0" w:date="2026-08-28T02:07:24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concept of moderation itself was something Ken-san (and related work?)  introduced specifically for LLM annotation. Although guidelines are improved during human annotation as well, we probably don't need to refer to that specific process here.</w:t>
      </w:r>
    </w:p>
  </w:comment>
  <w:comment w:author="Susumu Goto" w:id="1" w:date="2026-08-28T05:50:17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C" w15:done="0"/>
  <w15:commentEx w15:paraId="000000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Yu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9">
    <w:name w:val="heading 7"/>
    <w:next w:val="1"/>
    <w:link w:val="156"/>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lang w:val="en"/>
      <w14:textFill>
        <w14:solidFill>
          <w14:schemeClr w14:val="tx1">
            <w14:lumMod w14:val="75000"/>
            <w14:lumOff w14:val="25000"/>
          </w14:schemeClr>
        </w14:solidFill>
      </w14:textFill>
    </w:rPr>
  </w:style>
  <w:style w:type="paragraph" w:styleId="10">
    <w:name w:val="heading 8"/>
    <w:next w:val="1"/>
    <w:link w:val="157"/>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lang w:val="en"/>
      <w14:textFill>
        <w14:solidFill>
          <w14:schemeClr w14:val="accent1"/>
        </w14:solidFill>
      </w14:textFill>
    </w:rPr>
  </w:style>
  <w:style w:type="paragraph" w:styleId="11">
    <w:name w:val="heading 9"/>
    <w:next w:val="1"/>
    <w:link w:val="158"/>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lang w:val="en"/>
      <w14:textFill>
        <w14:solidFill>
          <w14:schemeClr w14:val="tx1">
            <w14:lumMod w14:val="75000"/>
            <w14:lumOff w14:val="25000"/>
          </w14:schemeClr>
        </w14:solidFill>
      </w14:textFill>
    </w:rPr>
  </w:style>
  <w:style w:type="character" w:styleId="133" w:default="1">
    <w:name w:val="Default Paragraph Font"/>
    <w:uiPriority w:val="1"/>
    <w:semiHidden w:val="1"/>
    <w:unhideWhenUsed w:val="1"/>
    <w:qFormat w:val="1"/>
  </w:style>
  <w:style w:type="table" w:styleId="33" w:default="1">
    <w:name w:val="Normal Table"/>
    <w:uiPriority w:val="99"/>
    <w:semiHidden w:val="1"/>
    <w:unhideWhenUsed w:val="1"/>
    <w:qFormat w:val="1"/>
    <w:tblPr>
      <w:tblCellMar>
        <w:top w:w="0.0" w:type="dxa"/>
        <w:left w:w="108.0" w:type="dxa"/>
        <w:bottom w:w="0.0" w:type="dxa"/>
        <w:right w:w="108.0" w:type="dxa"/>
      </w:tblCellMar>
    </w:tblPr>
  </w:style>
  <w:style w:type="paragraph" w:styleId="2">
    <w:name w:val="macro"/>
    <w:link w:val="150"/>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paragraph" w:styleId="12">
    <w:name w:val="List 3"/>
    <w:uiPriority w:val="99"/>
    <w:unhideWhenUsed w:val="1"/>
    <w:qFormat w:val="1"/>
    <w:pPr>
      <w:ind w:left="1080" w:hanging="360"/>
      <w:contextualSpacing w:val="1"/>
    </w:pPr>
    <w:rPr>
      <w:rFonts w:ascii="Times New Roman" w:cs="Times New Roman" w:eastAsia="宋体" w:hAnsi="Times New Roman"/>
      <w:lang w:val="en"/>
    </w:rPr>
  </w:style>
  <w:style w:type="paragraph" w:styleId="13">
    <w:name w:val="List Number 2"/>
    <w:uiPriority w:val="99"/>
    <w:unhideWhenUsed w:val="1"/>
    <w:qFormat w:val="1"/>
    <w:pPr>
      <w:contextualSpacing w:val="1"/>
    </w:pPr>
    <w:rPr>
      <w:rFonts w:ascii="Times New Roman" w:cs="Times New Roman" w:eastAsia="宋体" w:hAnsi="Times New Roman"/>
      <w:lang w:val="en"/>
    </w:rPr>
  </w:style>
  <w:style w:type="paragraph" w:styleId="14">
    <w:name w:val="List Number"/>
    <w:uiPriority w:val="99"/>
    <w:unhideWhenUsed w:val="1"/>
    <w:qFormat w:val="1"/>
    <w:pPr>
      <w:contextualSpacing w:val="1"/>
    </w:pPr>
    <w:rPr>
      <w:rFonts w:ascii="Times New Roman" w:cs="Times New Roman" w:eastAsia="宋体" w:hAnsi="Times New Roman"/>
      <w:lang w:val="en"/>
    </w:rPr>
  </w:style>
  <w:style w:type="paragraph" w:styleId="15">
    <w:name w:val="caption"/>
    <w:next w:val="1"/>
    <w:uiPriority w:val="35"/>
    <w:semiHidden w:val="1"/>
    <w:unhideWhenUsed w:val="1"/>
    <w:qFormat w:val="1"/>
    <w:pPr>
      <w:spacing w:line="240" w:lineRule="auto"/>
    </w:pPr>
    <w:rPr>
      <w:rFonts w:ascii="Times New Roman" w:cs="Times New Roman" w:eastAsia="宋体" w:hAnsi="Times New Roman"/>
      <w:b w:val="1"/>
      <w:bCs w:val="1"/>
      <w:color w:val="4f81bd" w:themeColor="accent1"/>
      <w:sz w:val="18"/>
      <w:szCs w:val="18"/>
      <w:lang w:val="en"/>
      <w14:textFill>
        <w14:solidFill>
          <w14:schemeClr w14:val="accent1"/>
        </w14:solidFill>
      </w14:textFill>
    </w:rPr>
  </w:style>
  <w:style w:type="paragraph" w:styleId="16">
    <w:name w:val="List Bullet"/>
    <w:uiPriority w:val="99"/>
    <w:unhideWhenUsed w:val="1"/>
    <w:qFormat w:val="1"/>
    <w:pPr>
      <w:contextualSpacing w:val="1"/>
    </w:pPr>
    <w:rPr>
      <w:rFonts w:ascii="Times New Roman" w:cs="Times New Roman" w:eastAsia="宋体" w:hAnsi="Times New Roman"/>
      <w:lang w:val="en"/>
    </w:rPr>
  </w:style>
  <w:style w:type="paragraph" w:styleId="17">
    <w:name w:val="Body Text 3"/>
    <w:link w:val="149"/>
    <w:uiPriority w:val="99"/>
    <w:unhideWhenUsed w:val="1"/>
    <w:qFormat w:val="1"/>
    <w:pPr>
      <w:spacing w:after="120"/>
    </w:pPr>
    <w:rPr>
      <w:rFonts w:ascii="Times New Roman" w:cs="Times New Roman" w:eastAsia="宋体" w:hAnsi="Times New Roman"/>
      <w:sz w:val="16"/>
      <w:szCs w:val="16"/>
      <w:lang w:val="en"/>
    </w:rPr>
  </w:style>
  <w:style w:type="paragraph" w:styleId="18">
    <w:name w:val="List Bullet 3"/>
    <w:uiPriority w:val="99"/>
    <w:unhideWhenUsed w:val="1"/>
    <w:qFormat w:val="1"/>
    <w:pPr>
      <w:contextualSpacing w:val="1"/>
    </w:pPr>
    <w:rPr>
      <w:rFonts w:ascii="Times New Roman" w:cs="Times New Roman" w:eastAsia="宋体" w:hAnsi="Times New Roman"/>
      <w:lang w:val="en"/>
    </w:rPr>
  </w:style>
  <w:style w:type="paragraph" w:styleId="19">
    <w:name w:val="Body Text"/>
    <w:link w:val="147"/>
    <w:uiPriority w:val="99"/>
    <w:unhideWhenUsed w:val="1"/>
    <w:qFormat w:val="1"/>
    <w:pPr>
      <w:spacing w:after="120"/>
    </w:pPr>
    <w:rPr>
      <w:rFonts w:ascii="Times New Roman" w:cs="Times New Roman" w:eastAsia="宋体" w:hAnsi="Times New Roman"/>
      <w:lang w:val="en"/>
    </w:rPr>
  </w:style>
  <w:style w:type="paragraph" w:styleId="20">
    <w:name w:val="List Number 3"/>
    <w:uiPriority w:val="99"/>
    <w:unhideWhenUsed w:val="1"/>
    <w:qFormat w:val="1"/>
    <w:pPr>
      <w:contextualSpacing w:val="1"/>
    </w:pPr>
    <w:rPr>
      <w:rFonts w:ascii="Times New Roman" w:cs="Times New Roman" w:eastAsia="宋体" w:hAnsi="Times New Roman"/>
      <w:lang w:val="en"/>
    </w:rPr>
  </w:style>
  <w:style w:type="paragraph" w:styleId="21">
    <w:name w:val="List 2"/>
    <w:uiPriority w:val="99"/>
    <w:unhideWhenUsed w:val="1"/>
    <w:qFormat w:val="1"/>
    <w:pPr>
      <w:ind w:left="720" w:hanging="360"/>
      <w:contextualSpacing w:val="1"/>
    </w:pPr>
    <w:rPr>
      <w:rFonts w:ascii="Times New Roman" w:cs="Times New Roman" w:eastAsia="宋体" w:hAnsi="Times New Roman"/>
      <w:lang w:val="en"/>
    </w:rPr>
  </w:style>
  <w:style w:type="paragraph" w:styleId="22">
    <w:name w:val="List Continue"/>
    <w:uiPriority w:val="99"/>
    <w:unhideWhenUsed w:val="1"/>
    <w:qFormat w:val="1"/>
    <w:pPr>
      <w:spacing w:after="120"/>
      <w:ind w:left="360"/>
      <w:contextualSpacing w:val="1"/>
    </w:pPr>
    <w:rPr>
      <w:rFonts w:ascii="Times New Roman" w:cs="Times New Roman" w:eastAsia="宋体" w:hAnsi="Times New Roman"/>
      <w:lang w:val="en"/>
    </w:rPr>
  </w:style>
  <w:style w:type="paragraph" w:styleId="23">
    <w:name w:val="List Bullet 2"/>
    <w:uiPriority w:val="99"/>
    <w:unhideWhenUsed w:val="1"/>
    <w:qFormat w:val="1"/>
    <w:pPr>
      <w:contextualSpacing w:val="1"/>
    </w:pPr>
    <w:rPr>
      <w:rFonts w:ascii="Times New Roman" w:cs="Times New Roman" w:eastAsia="宋体" w:hAnsi="Times New Roman"/>
      <w:lang w:val="en"/>
    </w:rPr>
  </w:style>
  <w:style w:type="paragraph" w:styleId="24">
    <w:name w:val="footer"/>
    <w:link w:val="139"/>
    <w:uiPriority w:val="99"/>
    <w:unhideWhenUsed w:val="1"/>
    <w:qFormat w:val="1"/>
    <w:pPr>
      <w:tabs>
        <w:tab w:val="center" w:pos="4680"/>
        <w:tab w:val="right" w:pos="9360"/>
      </w:tabs>
      <w:spacing w:after="0" w:line="240" w:lineRule="auto"/>
    </w:pPr>
    <w:rPr>
      <w:rFonts w:ascii="Times New Roman" w:cs="Times New Roman" w:eastAsia="宋体" w:hAnsi="Times New Roman"/>
      <w:lang w:val="en"/>
    </w:rPr>
  </w:style>
  <w:style w:type="paragraph" w:styleId="25">
    <w:name w:val="header"/>
    <w:link w:val="138"/>
    <w:uiPriority w:val="99"/>
    <w:unhideWhenUsed w:val="1"/>
    <w:qFormat w:val="1"/>
    <w:pPr>
      <w:tabs>
        <w:tab w:val="center" w:pos="4680"/>
        <w:tab w:val="right" w:pos="9360"/>
      </w:tabs>
      <w:spacing w:after="0" w:line="240" w:lineRule="auto"/>
    </w:pPr>
    <w:rPr>
      <w:rFonts w:ascii="Times New Roman" w:cs="Times New Roman" w:eastAsia="宋体" w:hAnsi="Times New Roman"/>
      <w:lang w:val="en"/>
    </w:rPr>
  </w:style>
  <w:style w:type="paragraph" w:styleId="27">
    <w:name w:val="List"/>
    <w:uiPriority w:val="99"/>
    <w:unhideWhenUsed w:val="1"/>
    <w:qFormat w:val="1"/>
    <w:pPr>
      <w:ind w:left="360" w:hanging="360"/>
      <w:contextualSpacing w:val="1"/>
    </w:pPr>
    <w:rPr>
      <w:rFonts w:ascii="Times New Roman" w:cs="Times New Roman" w:eastAsia="宋体" w:hAnsi="Times New Roman"/>
      <w:lang w:val="en"/>
    </w:rPr>
  </w:style>
  <w:style w:type="paragraph" w:styleId="28">
    <w:name w:val="Body Text 2"/>
    <w:link w:val="148"/>
    <w:uiPriority w:val="99"/>
    <w:unhideWhenUsed w:val="1"/>
    <w:qFormat w:val="1"/>
    <w:pPr>
      <w:spacing w:after="120" w:line="480" w:lineRule="auto"/>
    </w:pPr>
    <w:rPr>
      <w:rFonts w:ascii="Times New Roman" w:cs="Times New Roman" w:eastAsia="宋体" w:hAnsi="Times New Roman"/>
      <w:lang w:val="en"/>
    </w:rPr>
  </w:style>
  <w:style w:type="paragraph" w:styleId="29">
    <w:name w:val="List Continue 2"/>
    <w:uiPriority w:val="99"/>
    <w:unhideWhenUsed w:val="1"/>
    <w:qFormat w:val="1"/>
    <w:pPr>
      <w:spacing w:after="120"/>
      <w:ind w:left="720"/>
      <w:contextualSpacing w:val="1"/>
    </w:pPr>
    <w:rPr>
      <w:rFonts w:ascii="Times New Roman" w:cs="Times New Roman" w:eastAsia="宋体" w:hAnsi="Times New Roman"/>
      <w:lang w:val="en"/>
    </w:rPr>
  </w:style>
  <w:style w:type="paragraph" w:styleId="30">
    <w:name w:val="Normal (Web)"/>
    <w:uiPriority w:val="99"/>
    <w:semiHidden w:val="1"/>
    <w:unhideWhenUsed w:val="1"/>
    <w:qFormat w:val="1"/>
    <w:pPr>
      <w:spacing w:after="0" w:afterAutospacing="1" w:before="0" w:beforeAutospacing="1"/>
      <w:ind w:left="0" w:right="0"/>
      <w:jc w:val="left"/>
    </w:pPr>
    <w:rPr>
      <w:rFonts w:ascii="Times New Roman" w:cs="Times New Roman" w:eastAsia="宋体" w:hAnsi="Times New Roman"/>
      <w:kern w:val="0"/>
      <w:sz w:val="24"/>
      <w:lang w:bidi="ar" w:eastAsia="zh-CN" w:val="en-US"/>
    </w:rPr>
  </w:style>
  <w:style w:type="paragraph" w:styleId="31">
    <w:name w:val="List Continue 3"/>
    <w:uiPriority w:val="99"/>
    <w:unhideWhenUsed w:val="1"/>
    <w:qFormat w:val="1"/>
    <w:pPr>
      <w:spacing w:after="120"/>
      <w:ind w:left="1080"/>
      <w:contextualSpacing w:val="1"/>
    </w:pPr>
    <w:rPr>
      <w:rFonts w:ascii="Times New Roman" w:cs="Times New Roman" w:eastAsia="宋体" w:hAnsi="Times New Roman"/>
      <w:lang w:val="en"/>
    </w:rPr>
  </w:style>
  <w:style w:type="table" w:styleId="34">
    <w:name w:val="Table Grid"/>
    <w:basedOn w:val="33"/>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5">
    <w:name w:val="Light Shading"/>
    <w:basedOn w:val="33"/>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6">
    <w:name w:val="Light Shading Accent 1"/>
    <w:basedOn w:val="33"/>
    <w:uiPriority w:val="60"/>
    <w:qFormat w:val="1"/>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7">
    <w:name w:val="Light Shading Accent 2"/>
    <w:basedOn w:val="33"/>
    <w:uiPriority w:val="60"/>
    <w:qFormat w:val="1"/>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38">
    <w:name w:val="Light Shading Accent 3"/>
    <w:basedOn w:val="33"/>
    <w:uiPriority w:val="60"/>
    <w:qFormat w:val="1"/>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39">
    <w:name w:val="Light Shading Accent 4"/>
    <w:basedOn w:val="33"/>
    <w:uiPriority w:val="60"/>
    <w:qFormat w:val="1"/>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0">
    <w:name w:val="Light Shading Accent 5"/>
    <w:basedOn w:val="33"/>
    <w:uiPriority w:val="60"/>
    <w:qFormat w:val="1"/>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1">
    <w:name w:val="Light Shading Accent 6"/>
    <w:basedOn w:val="33"/>
    <w:uiPriority w:val="60"/>
    <w:qFormat w:val="1"/>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2">
    <w:name w:val="Light List"/>
    <w:basedOn w:val="33"/>
    <w:uiPriority w:val="61"/>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3">
    <w:name w:val="Light List Accent 1"/>
    <w:basedOn w:val="33"/>
    <w:uiPriority w:val="61"/>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4">
    <w:name w:val="Light List Accent 2"/>
    <w:basedOn w:val="33"/>
    <w:uiPriority w:val="61"/>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5">
    <w:name w:val="Light List Accent 3"/>
    <w:basedOn w:val="33"/>
    <w:uiPriority w:val="61"/>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6">
    <w:name w:val="Light List Accent 4"/>
    <w:basedOn w:val="33"/>
    <w:uiPriority w:val="61"/>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7">
    <w:name w:val="Light List Accent 5"/>
    <w:basedOn w:val="33"/>
    <w:uiPriority w:val="61"/>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48">
    <w:name w:val="Light List Accent 6"/>
    <w:basedOn w:val="33"/>
    <w:uiPriority w:val="61"/>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49">
    <w:name w:val="Light Grid"/>
    <w:basedOn w:val="33"/>
    <w:uiPriority w:val="62"/>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0">
    <w:name w:val="Light Grid Accent 1"/>
    <w:basedOn w:val="33"/>
    <w:uiPriority w:val="62"/>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1">
    <w:name w:val="Light Grid Accent 2"/>
    <w:basedOn w:val="33"/>
    <w:uiPriority w:val="62"/>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2">
    <w:name w:val="Light Grid Accent 3"/>
    <w:basedOn w:val="33"/>
    <w:uiPriority w:val="62"/>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3">
    <w:name w:val="Light Grid Accent 4"/>
    <w:basedOn w:val="33"/>
    <w:uiPriority w:val="62"/>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4">
    <w:name w:val="Light Grid Accent 5"/>
    <w:basedOn w:val="33"/>
    <w:uiPriority w:val="62"/>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5">
    <w:name w:val="Light Grid Accent 6"/>
    <w:basedOn w:val="33"/>
    <w:uiPriority w:val="62"/>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6">
    <w:name w:val="Medium Shading 1"/>
    <w:basedOn w:val="33"/>
    <w:uiPriority w:val="63"/>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7">
    <w:name w:val="Medium Shading 1 Accent 1"/>
    <w:basedOn w:val="33"/>
    <w:uiPriority w:val="63"/>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58">
    <w:name w:val="Medium Shading 1 Accent 2"/>
    <w:basedOn w:val="33"/>
    <w:uiPriority w:val="63"/>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59">
    <w:name w:val="Medium Shading 1 Accent 3"/>
    <w:basedOn w:val="33"/>
    <w:uiPriority w:val="63"/>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0">
    <w:name w:val="Medium Shading 1 Accent 4"/>
    <w:basedOn w:val="33"/>
    <w:uiPriority w:val="63"/>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1">
    <w:name w:val="Medium Shading 1 Accent 5"/>
    <w:basedOn w:val="33"/>
    <w:uiPriority w:val="63"/>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2">
    <w:name w:val="Medium Shading 1 Accent 6"/>
    <w:basedOn w:val="33"/>
    <w:uiPriority w:val="63"/>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3">
    <w:name w:val="Medium Shading 2"/>
    <w:basedOn w:val="33"/>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4">
    <w:name w:val="Medium Shading 2 Accent 1"/>
    <w:basedOn w:val="33"/>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5">
    <w:name w:val="Medium Shading 2 Accent 2"/>
    <w:basedOn w:val="33"/>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3"/>
    <w:basedOn w:val="33"/>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4"/>
    <w:basedOn w:val="33"/>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5"/>
    <w:basedOn w:val="33"/>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6"/>
    <w:basedOn w:val="33"/>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List 1"/>
    <w:basedOn w:val="33"/>
    <w:uiPriority w:val="65"/>
    <w:qFormat w:val="1"/>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1">
    <w:name w:val="Medium List 1 Accent 1"/>
    <w:basedOn w:val="33"/>
    <w:uiPriority w:val="65"/>
    <w:qFormat w:val="1"/>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2">
    <w:name w:val="Medium List 1 Accent 2"/>
    <w:basedOn w:val="33"/>
    <w:uiPriority w:val="65"/>
    <w:qFormat w:val="1"/>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3">
    <w:name w:val="Medium List 1 Accent 3"/>
    <w:basedOn w:val="33"/>
    <w:uiPriority w:val="65"/>
    <w:qFormat w:val="1"/>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4">
    <w:name w:val="Medium List 1 Accent 4"/>
    <w:basedOn w:val="33"/>
    <w:uiPriority w:val="65"/>
    <w:qFormat w:val="1"/>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5">
    <w:name w:val="Medium List 1 Accent 5"/>
    <w:basedOn w:val="33"/>
    <w:uiPriority w:val="65"/>
    <w:qFormat w:val="1"/>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6">
    <w:name w:val="Medium List 1 Accent 6"/>
    <w:basedOn w:val="33"/>
    <w:uiPriority w:val="65"/>
    <w:qFormat w:val="1"/>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7">
    <w:name w:val="Medium List 2"/>
    <w:basedOn w:val="33"/>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8">
    <w:name w:val="Medium List 2 Accent 1"/>
    <w:basedOn w:val="33"/>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9">
    <w:name w:val="Medium List 2 Accent 2"/>
    <w:basedOn w:val="33"/>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3"/>
    <w:basedOn w:val="33"/>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4"/>
    <w:basedOn w:val="33"/>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5"/>
    <w:basedOn w:val="33"/>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6"/>
    <w:basedOn w:val="33"/>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Grid 1"/>
    <w:basedOn w:val="33"/>
    <w:uiPriority w:val="67"/>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5">
    <w:name w:val="Medium Grid 1 Accent 1"/>
    <w:basedOn w:val="33"/>
    <w:uiPriority w:val="67"/>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6">
    <w:name w:val="Medium Grid 1 Accent 2"/>
    <w:basedOn w:val="33"/>
    <w:uiPriority w:val="67"/>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7">
    <w:name w:val="Medium Grid 1 Accent 3"/>
    <w:basedOn w:val="33"/>
    <w:uiPriority w:val="67"/>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88">
    <w:name w:val="Medium Grid 1 Accent 4"/>
    <w:basedOn w:val="33"/>
    <w:uiPriority w:val="67"/>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89">
    <w:name w:val="Medium Grid 1 Accent 5"/>
    <w:basedOn w:val="33"/>
    <w:uiPriority w:val="67"/>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0">
    <w:name w:val="Medium Grid 1 Accent 6"/>
    <w:basedOn w:val="33"/>
    <w:uiPriority w:val="67"/>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1">
    <w:name w:val="Medium Grid 2"/>
    <w:basedOn w:val="33"/>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2">
    <w:name w:val="Medium Grid 2 Accent 1"/>
    <w:basedOn w:val="33"/>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3">
    <w:name w:val="Medium Grid 2 Accent 2"/>
    <w:basedOn w:val="33"/>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4">
    <w:name w:val="Medium Grid 2 Accent 3"/>
    <w:basedOn w:val="33"/>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5">
    <w:name w:val="Medium Grid 2 Accent 4"/>
    <w:basedOn w:val="33"/>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6">
    <w:name w:val="Medium Grid 2 Accent 5"/>
    <w:basedOn w:val="33"/>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7">
    <w:name w:val="Medium Grid 2 Accent 6"/>
    <w:basedOn w:val="33"/>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98">
    <w:name w:val="Medium Grid 3"/>
    <w:basedOn w:val="33"/>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99">
    <w:name w:val="Medium Grid 3 Accent 1"/>
    <w:basedOn w:val="33"/>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0">
    <w:name w:val="Medium Grid 3 Accent 2"/>
    <w:basedOn w:val="33"/>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1">
    <w:name w:val="Medium Grid 3 Accent 3"/>
    <w:basedOn w:val="33"/>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2">
    <w:name w:val="Medium Grid 3 Accent 4"/>
    <w:basedOn w:val="33"/>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3">
    <w:name w:val="Medium Grid 3 Accent 5"/>
    <w:basedOn w:val="33"/>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4">
    <w:name w:val="Medium Grid 3 Accent 6"/>
    <w:basedOn w:val="33"/>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5">
    <w:name w:val="Dark List"/>
    <w:basedOn w:val="33"/>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6">
    <w:name w:val="Dark List Accent 1"/>
    <w:basedOn w:val="33"/>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7">
    <w:name w:val="Dark List Accent 2"/>
    <w:basedOn w:val="33"/>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08">
    <w:name w:val="Dark List Accent 3"/>
    <w:basedOn w:val="33"/>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09">
    <w:name w:val="Dark List Accent 4"/>
    <w:basedOn w:val="33"/>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0">
    <w:name w:val="Dark List Accent 5"/>
    <w:basedOn w:val="33"/>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1">
    <w:name w:val="Dark List Accent 6"/>
    <w:basedOn w:val="33"/>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2">
    <w:name w:val="Colorful Shading"/>
    <w:basedOn w:val="33"/>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qFormat w:val="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6">
    <w:name w:val="Colorful Shading Accent 4"/>
    <w:basedOn w:val="33"/>
    <w:uiPriority w:val="71"/>
    <w:qFormat w:val="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qFormat w:val="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qFormat w:val="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0">
    <w:name w:val="Colorful List Accent 1"/>
    <w:basedOn w:val="33"/>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1">
    <w:name w:val="Colorful List Accent 2"/>
    <w:basedOn w:val="33"/>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2">
    <w:name w:val="Colorful List Accent 3"/>
    <w:basedOn w:val="33"/>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3">
    <w:name w:val="Colorful List Accent 4"/>
    <w:basedOn w:val="33"/>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4">
    <w:name w:val="Colorful List Accent 5"/>
    <w:basedOn w:val="33"/>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5">
    <w:name w:val="Colorful List Accent 6"/>
    <w:basedOn w:val="33"/>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6">
    <w:name w:val="Colorful Grid"/>
    <w:basedOn w:val="33"/>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7">
    <w:name w:val="Colorful Grid Accent 1"/>
    <w:basedOn w:val="33"/>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28">
    <w:name w:val="Colorful Grid Accent 2"/>
    <w:basedOn w:val="33"/>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29">
    <w:name w:val="Colorful Grid Accent 3"/>
    <w:basedOn w:val="33"/>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0">
    <w:name w:val="Colorful Grid Accent 4"/>
    <w:basedOn w:val="33"/>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1">
    <w:name w:val="Colorful Grid Accent 5"/>
    <w:basedOn w:val="33"/>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2">
    <w:name w:val="Colorful Grid Accent 6"/>
    <w:basedOn w:val="33"/>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4">
    <w:name w:val="Strong"/>
    <w:basedOn w:val="133"/>
    <w:uiPriority w:val="22"/>
    <w:qFormat w:val="1"/>
    <w:rPr>
      <w:b w:val="1"/>
      <w:bCs w:val="1"/>
    </w:rPr>
  </w:style>
  <w:style w:type="character" w:styleId="135">
    <w:name w:val="Emphasis"/>
    <w:basedOn w:val="133"/>
    <w:uiPriority w:val="20"/>
    <w:qFormat w:val="1"/>
    <w:rPr>
      <w:i w:val="1"/>
      <w:iCs w:val="1"/>
    </w:rPr>
  </w:style>
  <w:style w:type="character" w:styleId="136">
    <w:name w:val="HTML Code"/>
    <w:basedOn w:val="133"/>
    <w:uiPriority w:val="99"/>
    <w:semiHidden w:val="1"/>
    <w:unhideWhenUsed w:val="1"/>
    <w:qFormat w:val="1"/>
    <w:rPr>
      <w:rFonts w:ascii="Courier New" w:hAnsi="Courier New"/>
      <w:sz w:val="20"/>
    </w:rPr>
  </w:style>
  <w:style w:type="table" w:styleId="137" w:customStyle="1">
    <w:name w:val="TableNormal"/>
    <w:uiPriority w:val="0"/>
    <w:qFormat w:val="1"/>
    <w:tblPr>
      <w:tblCellMar>
        <w:top w:w="100.0" w:type="dxa"/>
        <w:left w:w="100.0" w:type="dxa"/>
        <w:bottom w:w="100.0" w:type="dxa"/>
        <w:right w:w="100.0" w:type="dxa"/>
      </w:tblCellMar>
    </w:tblPr>
  </w:style>
  <w:style w:type="character" w:styleId="138" w:customStyle="1">
    <w:name w:val="Header Char"/>
    <w:basedOn w:val="133"/>
    <w:link w:val="25"/>
    <w:uiPriority w:val="99"/>
    <w:qFormat w:val="1"/>
  </w:style>
  <w:style w:type="character" w:styleId="139" w:customStyle="1">
    <w:name w:val="Footer Char"/>
    <w:basedOn w:val="133"/>
    <w:link w:val="24"/>
    <w:uiPriority w:val="99"/>
    <w:qFormat w:val="1"/>
  </w:style>
  <w:style w:type="paragraph" w:styleId="140">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41" w:customStyle="1">
    <w:name w:val="Heading 1 Char"/>
    <w:basedOn w:val="133"/>
    <w:uiPriority w:val="9"/>
    <w:qFormat w:val="1"/>
    <w:rPr>
      <w:rFonts w:asciiTheme="majorHAnsi" w:cstheme="majorBidi" w:eastAsiaTheme="majorEastAsia" w:hAnsiTheme="majorHAnsi"/>
      <w:b w:val="1"/>
      <w:bCs w:val="1"/>
      <w:color w:val="376092" w:themeColor="accent1" w:themeShade="0000BF"/>
      <w:sz w:val="28"/>
      <w:szCs w:val="28"/>
    </w:rPr>
  </w:style>
  <w:style w:type="character" w:styleId="142" w:customStyle="1">
    <w:name w:val="Heading 2 Char"/>
    <w:basedOn w:val="133"/>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3" w:customStyle="1">
    <w:name w:val="Heading 3 Char"/>
    <w:basedOn w:val="133"/>
    <w:uiPriority w:val="9"/>
    <w:qFormat w:val="1"/>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4" w:customStyle="1">
    <w:name w:val="Title Char"/>
    <w:basedOn w:val="133"/>
    <w:uiPriority w:val="10"/>
    <w:qFormat w:val="1"/>
    <w:rPr>
      <w:rFonts w:asciiTheme="majorHAnsi" w:cstheme="majorBidi" w:eastAsiaTheme="majorEastAsia" w:hAnsiTheme="majorHAnsi"/>
      <w:color w:val="17375e" w:themeColor="text2" w:themeShade="0000BF"/>
      <w:spacing w:val="5"/>
      <w:kern w:val="28"/>
      <w:sz w:val="52"/>
      <w:szCs w:val="52"/>
    </w:rPr>
  </w:style>
  <w:style w:type="character" w:styleId="145" w:customStyle="1">
    <w:name w:val="Subtitle Char"/>
    <w:basedOn w:val="133"/>
    <w:uiPriority w:val="11"/>
    <w:qFormat w:val="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6">
    <w:name w:val="List Paragraph"/>
    <w:uiPriority w:val="34"/>
    <w:qFormat w:val="1"/>
    <w:pPr>
      <w:ind w:left="720"/>
      <w:contextualSpacing w:val="1"/>
    </w:pPr>
    <w:rPr>
      <w:rFonts w:ascii="Times New Roman" w:cs="Times New Roman" w:eastAsia="宋体" w:hAnsi="Times New Roman"/>
      <w:lang w:val="en"/>
    </w:rPr>
  </w:style>
  <w:style w:type="character" w:styleId="147" w:customStyle="1">
    <w:name w:val="Body Text Char"/>
    <w:basedOn w:val="133"/>
    <w:link w:val="19"/>
    <w:uiPriority w:val="99"/>
    <w:qFormat w:val="1"/>
  </w:style>
  <w:style w:type="character" w:styleId="148" w:customStyle="1">
    <w:name w:val="Body Text 2 Char"/>
    <w:basedOn w:val="133"/>
    <w:link w:val="28"/>
    <w:uiPriority w:val="99"/>
    <w:qFormat w:val="1"/>
  </w:style>
  <w:style w:type="character" w:styleId="149" w:customStyle="1">
    <w:name w:val="Body Text 3 Char"/>
    <w:basedOn w:val="133"/>
    <w:link w:val="17"/>
    <w:uiPriority w:val="99"/>
    <w:qFormat w:val="1"/>
    <w:rPr>
      <w:sz w:val="16"/>
      <w:szCs w:val="16"/>
    </w:rPr>
  </w:style>
  <w:style w:type="character" w:styleId="150" w:customStyle="1">
    <w:name w:val="Macro Text Char"/>
    <w:basedOn w:val="133"/>
    <w:link w:val="2"/>
    <w:uiPriority w:val="99"/>
    <w:qFormat w:val="1"/>
    <w:rPr>
      <w:rFonts w:ascii="Courier" w:hAnsi="Courier"/>
      <w:sz w:val="20"/>
      <w:szCs w:val="20"/>
    </w:rPr>
  </w:style>
  <w:style w:type="paragraph" w:styleId="151">
    <w:name w:val="Quote"/>
    <w:link w:val="152"/>
    <w:uiPriority w:val="29"/>
    <w:qFormat w:val="1"/>
    <w:rPr>
      <w:rFonts w:ascii="Times New Roman" w:cs="Times New Roman" w:eastAsia="宋体" w:hAnsi="Times New Roman"/>
      <w:i w:val="1"/>
      <w:iCs w:val="1"/>
      <w:color w:val="000000" w:themeColor="text1"/>
      <w:lang w:val="en"/>
      <w14:textFill>
        <w14:solidFill>
          <w14:schemeClr w14:val="tx1"/>
        </w14:solidFill>
      </w14:textFill>
    </w:rPr>
  </w:style>
  <w:style w:type="character" w:styleId="152" w:customStyle="1">
    <w:name w:val="Quote Char"/>
    <w:basedOn w:val="133"/>
    <w:link w:val="151"/>
    <w:uiPriority w:val="29"/>
    <w:qFormat w:val="1"/>
    <w:rPr>
      <w:i w:val="1"/>
      <w:iCs w:val="1"/>
      <w:color w:val="000000" w:themeColor="text1"/>
      <w14:textFill>
        <w14:solidFill>
          <w14:schemeClr w14:val="tx1"/>
        </w14:solidFill>
      </w14:textFill>
    </w:rPr>
  </w:style>
  <w:style w:type="character" w:styleId="153" w:customStyle="1">
    <w:name w:val="Heading 4 Char"/>
    <w:basedOn w:val="133"/>
    <w:uiPriority w:val="9"/>
    <w:semiHidden w:val="1"/>
    <w:qFormat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4" w:customStyle="1">
    <w:name w:val="Heading 5 Char"/>
    <w:basedOn w:val="133"/>
    <w:uiPriority w:val="9"/>
    <w:semiHidden w:val="1"/>
    <w:qFormat w:val="1"/>
    <w:rPr>
      <w:rFonts w:asciiTheme="majorHAnsi" w:cstheme="majorBidi" w:eastAsiaTheme="majorEastAsia" w:hAnsiTheme="majorHAnsi"/>
      <w:color w:val="254061" w:themeColor="accent1" w:themeShade="000080"/>
    </w:rPr>
  </w:style>
  <w:style w:type="character" w:styleId="155" w:customStyle="1">
    <w:name w:val="Heading 6 Char"/>
    <w:basedOn w:val="133"/>
    <w:uiPriority w:val="9"/>
    <w:semiHidden w:val="1"/>
    <w:qFormat w:val="1"/>
    <w:rPr>
      <w:rFonts w:asciiTheme="majorHAnsi" w:cstheme="majorBidi" w:eastAsiaTheme="majorEastAsia" w:hAnsiTheme="majorHAnsi"/>
      <w:i w:val="1"/>
      <w:iCs w:val="1"/>
      <w:color w:val="254061" w:themeColor="accent1" w:themeShade="000080"/>
    </w:rPr>
  </w:style>
  <w:style w:type="character" w:styleId="156" w:customStyle="1">
    <w:name w:val="Heading 7 Char"/>
    <w:basedOn w:val="133"/>
    <w:link w:val="9"/>
    <w:uiPriority w:val="9"/>
    <w:semiHidden w:val="1"/>
    <w:qFormat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7" w:customStyle="1">
    <w:name w:val="Heading 8 Char"/>
    <w:basedOn w:val="133"/>
    <w:link w:val="10"/>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8" w:customStyle="1">
    <w:name w:val="Heading 9 Char"/>
    <w:basedOn w:val="133"/>
    <w:link w:val="11"/>
    <w:uiPriority w:val="9"/>
    <w:semiHidden w:val="1"/>
    <w:qFormat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9">
    <w:name w:val="Intense Quote"/>
    <w:link w:val="160"/>
    <w:uiPriority w:val="30"/>
    <w:qFormat w:val="1"/>
    <w:pPr>
      <w:pBdr>
        <w:bottom w:color="4f81bd" w:space="4" w:sz="4" w:themeColor="accent1" w:val="single"/>
      </w:pBdr>
      <w:spacing w:after="280" w:before="200"/>
      <w:ind w:left="936" w:right="936"/>
    </w:pPr>
    <w:rPr>
      <w:rFonts w:ascii="Times New Roman" w:cs="Times New Roman" w:eastAsia="宋体" w:hAnsi="Times New Roman"/>
      <w:b w:val="1"/>
      <w:bCs w:val="1"/>
      <w:i w:val="1"/>
      <w:iCs w:val="1"/>
      <w:color w:val="4f81bd" w:themeColor="accent1"/>
      <w:lang w:val="en"/>
      <w14:textFill>
        <w14:solidFill>
          <w14:schemeClr w14:val="accent1"/>
        </w14:solidFill>
      </w14:textFill>
    </w:rPr>
  </w:style>
  <w:style w:type="character" w:styleId="160" w:customStyle="1">
    <w:name w:val="Intense Quote Char"/>
    <w:basedOn w:val="133"/>
    <w:link w:val="159"/>
    <w:uiPriority w:val="30"/>
    <w:qFormat w:val="1"/>
    <w:rPr>
      <w:b w:val="1"/>
      <w:bCs w:val="1"/>
      <w:i w:val="1"/>
      <w:iCs w:val="1"/>
      <w:color w:val="4f81bd" w:themeColor="accent1"/>
      <w14:textFill>
        <w14:solidFill>
          <w14:schemeClr w14:val="accent1"/>
        </w14:solidFill>
      </w14:textFill>
    </w:rPr>
  </w:style>
  <w:style w:type="character" w:styleId="161" w:customStyle="1">
    <w:name w:val="Subtle Emphasis"/>
    <w:basedOn w:val="133"/>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62" w:customStyle="1">
    <w:name w:val="Intense Emphasis"/>
    <w:basedOn w:val="133"/>
    <w:uiPriority w:val="21"/>
    <w:qFormat w:val="1"/>
    <w:rPr>
      <w:b w:val="1"/>
      <w:bCs w:val="1"/>
      <w:i w:val="1"/>
      <w:iCs w:val="1"/>
      <w:color w:val="4f81bd" w:themeColor="accent1"/>
      <w14:textFill>
        <w14:solidFill>
          <w14:schemeClr w14:val="accent1"/>
        </w14:solidFill>
      </w14:textFill>
    </w:rPr>
  </w:style>
  <w:style w:type="character" w:styleId="163" w:customStyle="1">
    <w:name w:val="Subtle Reference"/>
    <w:basedOn w:val="133"/>
    <w:uiPriority w:val="31"/>
    <w:qFormat w:val="1"/>
    <w:rPr>
      <w:smallCaps w:val="1"/>
      <w:color w:val="c0504d" w:themeColor="accent2"/>
      <w:u w:val="single"/>
      <w14:textFill>
        <w14:solidFill>
          <w14:schemeClr w14:val="accent2"/>
        </w14:solidFill>
      </w14:textFill>
    </w:rPr>
  </w:style>
  <w:style w:type="character" w:styleId="164" w:customStyle="1">
    <w:name w:val="Intense Reference"/>
    <w:basedOn w:val="133"/>
    <w:uiPriority w:val="32"/>
    <w:qFormat w:val="1"/>
    <w:rPr>
      <w:b w:val="1"/>
      <w:bCs w:val="1"/>
      <w:smallCaps w:val="1"/>
      <w:color w:val="c0504d" w:themeColor="accent2"/>
      <w:spacing w:val="5"/>
      <w:u w:val="single"/>
      <w14:textFill>
        <w14:solidFill>
          <w14:schemeClr w14:val="accent2"/>
        </w14:solidFill>
      </w14:textFill>
    </w:rPr>
  </w:style>
  <w:style w:type="character" w:styleId="165" w:customStyle="1">
    <w:name w:val="Book Title"/>
    <w:basedOn w:val="133"/>
    <w:uiPriority w:val="33"/>
    <w:qFormat w:val="1"/>
    <w:rPr>
      <w:b w:val="1"/>
      <w:bCs w:val="1"/>
      <w:smallCaps w:val="1"/>
      <w:spacing w:val="5"/>
    </w:rPr>
  </w:style>
  <w:style w:type="paragraph" w:styleId="166" w:customStyle="1">
    <w:name w:val="TOC Heading"/>
    <w:uiPriority w:val="39"/>
    <w:semiHidden w:val="1"/>
    <w:unhideWhenUsed w:val="1"/>
    <w:qFormat w:val="1"/>
    <w:pPr>
      <w:outlineLvl w:val="9"/>
    </w:pPr>
    <w:rPr>
      <w:rFonts w:ascii="Times New Roman" w:cs="Times New Roman" w:eastAsia="宋体" w:hAnsi="Times New Roman"/>
      <w:lang w:val="en"/>
    </w:rPr>
  </w:style>
  <w:style w:type="table" w:styleId="167" w:customStyle="1">
    <w:name w:val="_Style 166"/>
    <w:basedOn w:val="137"/>
    <w:uiPriority w:val="0"/>
    <w:qFormat w:val="1"/>
    <w:pPr>
      <w:spacing w:after="0" w:line="240" w:lineRule="auto"/>
    </w:pPr>
    <w:tblPr>
      <w:tblCellMar>
        <w:top w:w="0.0" w:type="dxa"/>
        <w:left w:w="108.0" w:type="dxa"/>
        <w:bottom w:w="0.0" w:type="dxa"/>
        <w:right w:w="108.0" w:type="dxa"/>
      </w:tblCellMar>
    </w:tblPr>
  </w:style>
  <w:style w:type="table" w:styleId="168" w:customStyle="1">
    <w:name w:val="_Style 167"/>
    <w:basedOn w:val="137"/>
    <w:uiPriority w:val="0"/>
    <w:qFormat w:val="1"/>
    <w:pPr>
      <w:spacing w:after="0" w:line="240" w:lineRule="auto"/>
    </w:pPr>
    <w:tblPr>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K9KVSLP0r6nU2rRctBBNM5pyQ==">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eyJoZGlkIjoiMzhjOGQ0NWZmOTAxYjAyMTAxNzVhYjVhZGVmNjJjNzEiLCJ1c2VySWQiOiIzOTY3NjIwMzYifQ==</vt:lpwstr>
  </property>
  <property fmtid="{D5CDD505-2E9C-101B-9397-08002B2CF9AE}" pid="3" name="KSOProductBuildVer">
    <vt:lpwstr>2052-12.1.0.28043</vt:lpwstr>
  </property>
  <property fmtid="{D5CDD505-2E9C-101B-9397-08002B2CF9AE}" pid="4" name="ICV">
    <vt:lpwstr>FF8E124E0FFD49A8A2C6B7218D580234_12</vt:lpwstr>
  </property>
</Properties>
</file>